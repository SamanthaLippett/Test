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121B4" w14:textId="77777777" w:rsidR="00462DF7" w:rsidRPr="00462DF7" w:rsidRDefault="00462DF7" w:rsidP="00462DF7"/>
    <w:p w14:paraId="5D66C9DC" w14:textId="77777777" w:rsidR="00462DF7" w:rsidRPr="00462DF7" w:rsidRDefault="00462DF7" w:rsidP="00462DF7"/>
    <w:p w14:paraId="78ED717D" w14:textId="04ED7A71" w:rsidR="00474CE6" w:rsidRPr="00462DF7" w:rsidRDefault="001B7AE9" w:rsidP="00462DF7">
      <w:pPr>
        <w:pStyle w:val="CustTitle"/>
      </w:pPr>
      <w:sdt>
        <w:sdtPr>
          <w:alias w:val="Subject"/>
          <w:tag w:val="Subject"/>
          <w:id w:val="22809758"/>
          <w:placeholder>
            <w:docPart w:val="0797C7242A424B6A855A85BF91F58120"/>
          </w:placeholder>
          <w:dropDownList>
            <w:listItem w:displayText="[Select Product]" w:value="[Select Product]"/>
            <w:listItem w:displayText="Deltek AppGRC™ for Costpoint" w:value="Deltek AppGRC™ for Costpoint"/>
            <w:listItem w:displayText="Deltek Budgeting &amp; Planning" w:value="Deltek Budgeting &amp; Planning"/>
            <w:listItem w:displayText="Deltek Cobra®" w:value="Deltek Cobra®"/>
            <w:listItem w:displayText="Deltek Cobra Web Pack™" w:value="Deltek Cobra Web Pack™"/>
            <w:listItem w:displayText="Deltek Connector" w:value="Deltek Connector"/>
            <w:listItem w:displayText="Deltek Costpoint®" w:value="Deltek Costpoint®"/>
            <w:listItem w:displayText="Deltek Costpoint® Budgeting &amp; Planning" w:value="Deltek Costpoint® Budgeting &amp; Planning"/>
            <w:listItem w:displayText="Deltek Costpoint Enterprise Reporting" w:value="Deltek Costpoint Enterprise Reporting"/>
            <w:listItem w:displayText="Deltek Costpoint HR" w:value="Deltek Costpoint HR"/>
            <w:listItem w:displayText="Deltek Enterprise Project Management" w:value="Deltek Enterprise Project Management"/>
            <w:listItem w:displayText="Deltek Expense®" w:value="Deltek Expense®"/>
            <w:listItem w:displayText="Deltek First" w:value="Deltek First"/>
            <w:listItem w:displayText="Deltek GCS Premier®" w:value="Deltek GCS Premier®"/>
            <w:listItem w:displayText="Deltek GCS Premier® Analytics" w:value="Deltek GCS Premier® Analytics"/>
            <w:listItem w:displayText="Deltek GCS Premier® Budgeting &amp; Planning" w:value="Deltek GCS Premier® Budgeting &amp; Planning"/>
            <w:listItem w:displayText="Deltek GCS Premier® Project Management Reporting" w:value="Deltek GCS Premier® Project Management Reporting"/>
            <w:listItem w:displayText="Deltek GovWin®" w:value="Deltek GovWin®"/>
            <w:listItem w:displayText="Deltek GovWin CRM" w:value="Deltek GovWin CRM"/>
            <w:listItem w:displayText="Deltek INPUT" w:value="Deltek INPUT"/>
            <w:listItem w:displayText="Deltek Maconomy" w:value="Deltek Maconomy"/>
            <w:listItem w:displayText="Deltek Maconomy Business Performance Management" w:value="Deltek Maconomy Business Performance Management"/>
            <w:listItem w:displayText="Deltek Mobile Time" w:value="Deltek Mobile Time"/>
            <w:listItem w:displayText="Deltek MPM™" w:value="Deltek MPM™"/>
            <w:listItem w:displayText="Deltek Open Plan®" w:value="Deltek Open Plan®"/>
            <w:listItem w:displayText="Deltek People Planner" w:value="Deltek People Planner"/>
            <w:listItem w:displayText="Deltek PM Compass" w:value="Deltek PM Compass"/>
            <w:listItem w:displayText="Deltek Risk+®" w:value="Deltek Risk+®"/>
            <w:listItem w:displayText="Deltek Time &amp; Expense™" w:value="Deltek Time &amp; Expense™"/>
            <w:listItem w:displayText="Deltek Time &amp; Expense with Employee Self Service™" w:value="Deltek Time &amp; Expense with Employee Self Service™"/>
            <w:listItem w:displayText="Deltek Time Collection™" w:value="Deltek Time Collection™"/>
            <w:listItem w:displayText="Deltek Vision®" w:value="Deltek Vision®"/>
            <w:listItem w:displayText="Deltek Vision® Connect for Microsoft® Outlook" w:value="Deltek Vision® Connect for Microsoft® Outlook"/>
            <w:listItem w:displayText="Deltek WelcomHome™" w:value="Deltek WelcomHome™"/>
            <w:listItem w:displayText="Deltek WelcomPortfolio™" w:value="Deltek WelcomPortfolio™"/>
            <w:listItem w:displayText="Deltek WelcomRisk®" w:value="Deltek WelcomRisk®"/>
            <w:listItem w:displayText="Deltek wInsight®" w:value="Deltek wInsight®"/>
            <w:listItem w:displayText="Deltek wInsight Connect" w:value="Deltek wInsight Connect"/>
          </w:dropDownList>
        </w:sdtPr>
        <w:sdtEndPr/>
        <w:sdtContent>
          <w:r w:rsidR="00D339B1">
            <w:t>Deltek Maconomy</w:t>
          </w:r>
        </w:sdtContent>
      </w:sdt>
      <w:r w:rsidR="00D339B1">
        <w:t xml:space="preserve"> C</w:t>
      </w:r>
      <w:r w:rsidR="00460257">
        <w:t>lou</w:t>
      </w:r>
      <w:r w:rsidR="00D339B1">
        <w:t xml:space="preserve">d </w:t>
      </w:r>
      <w:r w:rsidR="00695424">
        <w:t>2.x</w:t>
      </w:r>
    </w:p>
    <w:p w14:paraId="4827C384" w14:textId="73115694" w:rsidR="004819F6" w:rsidRPr="00462DF7" w:rsidRDefault="00C33153" w:rsidP="00462DF7">
      <w:pPr>
        <w:pStyle w:val="CustTitle2"/>
      </w:pPr>
      <w:r>
        <w:t>Update Sites</w:t>
      </w:r>
    </w:p>
    <w:p w14:paraId="38848994" w14:textId="77777777" w:rsidR="004819F6" w:rsidRDefault="004819F6" w:rsidP="00E4483F"/>
    <w:p w14:paraId="4F9EB873" w14:textId="77777777" w:rsidR="004819F6" w:rsidRDefault="004819F6" w:rsidP="00E4483F"/>
    <w:p w14:paraId="1716EAC6" w14:textId="77777777" w:rsidR="004819F6" w:rsidRDefault="004819F6" w:rsidP="00E4483F"/>
    <w:p w14:paraId="65395CFC" w14:textId="77777777" w:rsidR="004819F6" w:rsidRDefault="004819F6" w:rsidP="00E4483F"/>
    <w:p w14:paraId="64B10C15" w14:textId="77777777" w:rsidR="004819F6" w:rsidRDefault="004819F6" w:rsidP="00E4483F"/>
    <w:p w14:paraId="772967FA" w14:textId="77777777" w:rsidR="004819F6" w:rsidRDefault="004819F6" w:rsidP="00E4483F"/>
    <w:p w14:paraId="0A86E6AC" w14:textId="77777777" w:rsidR="004819F6" w:rsidRDefault="004819F6" w:rsidP="00E4483F"/>
    <w:p w14:paraId="744C09E8" w14:textId="5CCC117F" w:rsidR="004819F6" w:rsidRDefault="008F1B20" w:rsidP="00E4483F">
      <w:r>
        <w:rPr>
          <w:noProof/>
        </w:rPr>
        <mc:AlternateContent>
          <mc:Choice Requires="wps">
            <w:drawing>
              <wp:anchor distT="0" distB="0" distL="114300" distR="114300" simplePos="0" relativeHeight="251658240" behindDoc="0" locked="1" layoutInCell="1" allowOverlap="1" wp14:anchorId="6CF21124" wp14:editId="4C470D0A">
                <wp:simplePos x="0" y="0"/>
                <wp:positionH relativeFrom="column">
                  <wp:posOffset>3571875</wp:posOffset>
                </wp:positionH>
                <wp:positionV relativeFrom="page">
                  <wp:posOffset>7209790</wp:posOffset>
                </wp:positionV>
                <wp:extent cx="2781300" cy="52387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Publish Date"/>
                              <w:tag w:val="Publish Date"/>
                              <w:id w:val="22809764"/>
                              <w:placeholder>
                                <w:docPart w:val="90375742CFD5412C99B5346E11DDD5EE"/>
                              </w:placeholder>
                              <w:dataBinding w:prefixMappings="xmlns:ns0='http://schemas.microsoft.com/office/2006/coverPageProps' " w:xpath="/ns0:CoverPageProperties[1]/ns0:PublishDate[1]" w:storeItemID="{55AF091B-3C7A-41E3-B477-F2FDAA23CFDA}"/>
                              <w:date w:fullDate="2017-09-18T00:00:00Z">
                                <w:dateFormat w:val="MMMM d, yyyy"/>
                                <w:lid w:val="en-US"/>
                                <w:storeMappedDataAs w:val="dateTime"/>
                                <w:calendar w:val="gregorian"/>
                              </w:date>
                            </w:sdtPr>
                            <w:sdtEndPr/>
                            <w:sdtContent>
                              <w:p w14:paraId="7BCE975F" w14:textId="7ECA7A86" w:rsidR="005E4BA9" w:rsidRDefault="00C33153" w:rsidP="00340E67">
                                <w:pPr>
                                  <w:pStyle w:val="Date-Author-Version"/>
                                  <w:jc w:val="left"/>
                                </w:pPr>
                                <w:r>
                                  <w:t>September 18, 2017</w:t>
                                </w:r>
                              </w:p>
                            </w:sdtContent>
                          </w:sdt>
                          <w:p w14:paraId="3F921804" w14:textId="77777777" w:rsidR="005E4BA9" w:rsidRDefault="005E4BA9" w:rsidP="00340E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21124" id="_x0000_t202" coordsize="21600,21600" o:spt="202" path="m,l,21600r21600,l21600,xe">
                <v:stroke joinstyle="miter"/>
                <v:path gradientshapeok="t" o:connecttype="rect"/>
              </v:shapetype>
              <v:shape id="Text Box 2" o:spid="_x0000_s1026" type="#_x0000_t202" style="position:absolute;margin-left:281.25pt;margin-top:567.7pt;width:219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7wtQIAALo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" filled="f" stroked="f">
                <v:textbox>
                  <w:txbxContent>
                    <w:sdt>
                      <w:sdtPr>
                        <w:alias w:val="Publish Date"/>
                        <w:tag w:val="Publish Date"/>
                        <w:id w:val="22809764"/>
                        <w:placeholder>
                          <w:docPart w:val="90375742CFD5412C99B5346E11DDD5EE"/>
                        </w:placeholder>
                        <w:dataBinding w:prefixMappings="xmlns:ns0='http://schemas.microsoft.com/office/2006/coverPageProps' " w:xpath="/ns0:CoverPageProperties[1]/ns0:PublishDate[1]" w:storeItemID="{55AF091B-3C7A-41E3-B477-F2FDAA23CFDA}"/>
                        <w:date w:fullDate="2017-09-18T00:00:00Z">
                          <w:dateFormat w:val="MMMM d, yyyy"/>
                          <w:lid w:val="en-US"/>
                          <w:storeMappedDataAs w:val="dateTime"/>
                          <w:calendar w:val="gregorian"/>
                        </w:date>
                      </w:sdtPr>
                      <w:sdtEndPr/>
                      <w:sdtContent>
                        <w:p w14:paraId="7BCE975F" w14:textId="7ECA7A86" w:rsidR="005E4BA9" w:rsidRDefault="00C33153" w:rsidP="00340E67">
                          <w:pPr>
                            <w:pStyle w:val="Date-Author-Version"/>
                            <w:jc w:val="left"/>
                          </w:pPr>
                          <w:r>
                            <w:t>September 18, 2017</w:t>
                          </w:r>
                        </w:p>
                      </w:sdtContent>
                    </w:sdt>
                    <w:p w14:paraId="3F921804" w14:textId="77777777" w:rsidR="005E4BA9" w:rsidRDefault="005E4BA9" w:rsidP="00340E67"/>
                  </w:txbxContent>
                </v:textbox>
                <w10:wrap anchory="page"/>
                <w10:anchorlock/>
              </v:shape>
            </w:pict>
          </mc:Fallback>
        </mc:AlternateContent>
      </w:r>
    </w:p>
    <w:p w14:paraId="2424F6AE" w14:textId="77777777" w:rsidR="004819F6" w:rsidRDefault="004819F6" w:rsidP="00E4483F"/>
    <w:p w14:paraId="39182C2E" w14:textId="77777777" w:rsidR="004819F6" w:rsidRDefault="004819F6" w:rsidP="00E4483F"/>
    <w:p w14:paraId="6F63B8AD" w14:textId="77777777" w:rsidR="004819F6" w:rsidRDefault="004819F6" w:rsidP="00E4483F">
      <w:pPr>
        <w:sectPr w:rsidR="004819F6" w:rsidSect="004819F6">
          <w:headerReference w:type="even" r:id="rId13"/>
          <w:headerReference w:type="default" r:id="rId14"/>
          <w:footerReference w:type="even" r:id="rId15"/>
          <w:headerReference w:type="first" r:id="rId16"/>
          <w:pgSz w:w="12240" w:h="15840"/>
          <w:pgMar w:top="1440" w:right="1440" w:bottom="1440" w:left="1440" w:header="720" w:footer="720" w:gutter="0"/>
          <w:cols w:space="720"/>
          <w:docGrid w:linePitch="360"/>
        </w:sectPr>
      </w:pPr>
    </w:p>
    <w:p w14:paraId="5FB0A820" w14:textId="77777777" w:rsidR="00E4483F" w:rsidRPr="00D633FB" w:rsidRDefault="00E4483F" w:rsidP="00E4483F">
      <w:pPr>
        <w:rPr>
          <w:rFonts w:cs="Tahoma"/>
        </w:rPr>
      </w:pPr>
      <w:bookmarkStart w:id="0" w:name="_Toc158259320"/>
      <w:r w:rsidRPr="009E6517">
        <w:rPr>
          <w:rFonts w:cs="Tahoma"/>
        </w:rPr>
        <w:lastRenderedPageBreak/>
        <w:t xml:space="preserve">While </w:t>
      </w:r>
      <w:r>
        <w:rPr>
          <w:rFonts w:cs="Tahoma"/>
        </w:rPr>
        <w:t>Deltek has</w:t>
      </w:r>
      <w:r w:rsidRPr="009E6517">
        <w:rPr>
          <w:rFonts w:cs="Tahoma"/>
        </w:rPr>
        <w:t xml:space="preserve"> attempt</w:t>
      </w:r>
      <w:r>
        <w:rPr>
          <w:rFonts w:cs="Tahoma"/>
        </w:rPr>
        <w:t>ed</w:t>
      </w:r>
      <w:r w:rsidRPr="009E6517">
        <w:rPr>
          <w:rFonts w:cs="Tahoma"/>
        </w:rPr>
        <w:t xml:space="preserve"> to </w:t>
      </w:r>
      <w:r>
        <w:rPr>
          <w:rFonts w:cs="Tahoma"/>
        </w:rPr>
        <w:t xml:space="preserve">verify </w:t>
      </w:r>
      <w:r w:rsidRPr="009E6517">
        <w:rPr>
          <w:rFonts w:cs="Tahoma"/>
        </w:rPr>
        <w:t>that the information in this document is accurate and complete, some typographical or technical errors may exist.</w:t>
      </w:r>
      <w:r>
        <w:rPr>
          <w:rFonts w:cs="Tahoma"/>
        </w:rPr>
        <w:t xml:space="preserve"> </w:t>
      </w:r>
      <w:r>
        <w:t>The recipient of this document is solely responsible for a</w:t>
      </w:r>
      <w:r w:rsidRPr="00D633FB">
        <w:t xml:space="preserve">ll decisions relating to </w:t>
      </w:r>
      <w:r>
        <w:t>or use of the information provided herein</w:t>
      </w:r>
      <w:r w:rsidRPr="00D633FB">
        <w:t>.</w:t>
      </w:r>
    </w:p>
    <w:p w14:paraId="172EC764" w14:textId="77777777" w:rsidR="00E4483F" w:rsidRPr="009E6517" w:rsidRDefault="00E4483F" w:rsidP="00E4483F">
      <w:pPr>
        <w:rPr>
          <w:rFonts w:cs="Tahoma"/>
        </w:rPr>
      </w:pPr>
      <w:r w:rsidRPr="009E6517">
        <w:rPr>
          <w:rFonts w:cs="Tahoma"/>
        </w:rPr>
        <w:t xml:space="preserve">The information contained in this publication is </w:t>
      </w:r>
      <w:r>
        <w:rPr>
          <w:rFonts w:cs="Tahoma"/>
        </w:rPr>
        <w:t>effective as of the publication date below and is</w:t>
      </w:r>
      <w:r w:rsidRPr="009E6517">
        <w:rPr>
          <w:rFonts w:cs="Tahoma"/>
        </w:rPr>
        <w:t xml:space="preserve"> subject to change without notice.</w:t>
      </w:r>
    </w:p>
    <w:p w14:paraId="78A41327" w14:textId="77777777" w:rsidR="00E4483F" w:rsidRDefault="00E4483F" w:rsidP="00E4483F">
      <w:pPr>
        <w:rPr>
          <w:rFonts w:cs="Tahoma"/>
        </w:rPr>
      </w:pPr>
      <w:r w:rsidRPr="009E6517">
        <w:rPr>
          <w:rFonts w:cs="Tahoma"/>
        </w:rPr>
        <w:t>This publication contains proprietary information that is protected by copyright.</w:t>
      </w:r>
      <w:r>
        <w:rPr>
          <w:rFonts w:cs="Tahoma"/>
        </w:rPr>
        <w:t xml:space="preserve"> </w:t>
      </w:r>
      <w:r w:rsidRPr="009E6517">
        <w:rPr>
          <w:rFonts w:cs="Tahoma"/>
        </w:rPr>
        <w:t>All rights are reserved.</w:t>
      </w:r>
      <w:r>
        <w:rPr>
          <w:rFonts w:cs="Tahoma"/>
        </w:rPr>
        <w:t xml:space="preserve"> </w:t>
      </w:r>
      <w:r w:rsidRPr="009E6517">
        <w:rPr>
          <w:rFonts w:cs="Tahoma"/>
        </w:rPr>
        <w:t xml:space="preserve">No part of this document may be reproduced or transmitted in any form or by any means, electronic or mechanical, or translated into another language, without the prior written </w:t>
      </w:r>
      <w:r>
        <w:rPr>
          <w:rFonts w:cs="Tahoma"/>
        </w:rPr>
        <w:t>consent of Deltek, Inc.</w:t>
      </w:r>
    </w:p>
    <w:p w14:paraId="0FBD6FB9" w14:textId="6F7DC833" w:rsidR="0032426F" w:rsidRPr="009E6517" w:rsidRDefault="0032426F" w:rsidP="00E4483F">
      <w:pPr>
        <w:rPr>
          <w:rFonts w:cs="Tahoma"/>
        </w:rPr>
      </w:pPr>
      <w:r w:rsidRPr="00184884">
        <w:t xml:space="preserve">This edition published </w:t>
      </w:r>
      <w:sdt>
        <w:sdtPr>
          <w:alias w:val="Month"/>
          <w:tag w:val="month"/>
          <w:id w:val="1086553"/>
          <w:placeholder>
            <w:docPart w:val="C1C3A5B1FCBB47C68FD01EA6B808DC0D"/>
          </w:placeholder>
          <w:dropDownList>
            <w:listItem w:displayText="[Month]" w:value="[Month]"/>
            <w:listItem w:displayText="January" w:value="January"/>
            <w:listItem w:displayText="February" w:value="February"/>
            <w:listItem w:displayText="March" w:value="March"/>
            <w:listItem w:displayText="April" w:value="April"/>
            <w:listItem w:displayText="May" w:value="May"/>
            <w:listItem w:displayText="June" w:value="June"/>
            <w:listItem w:displayText="July" w:value="July"/>
            <w:listItem w:displayText="August" w:value="August"/>
            <w:listItem w:displayText="September" w:value="September"/>
            <w:listItem w:displayText="October" w:value="October"/>
            <w:listItem w:displayText="November" w:value="November"/>
            <w:listItem w:displayText="December" w:value="December"/>
          </w:dropDownList>
        </w:sdtPr>
        <w:sdtEndPr/>
        <w:sdtContent>
          <w:r>
            <w:t>September</w:t>
          </w:r>
        </w:sdtContent>
      </w:sdt>
      <w:r>
        <w:t xml:space="preserve"> 2017</w:t>
      </w:r>
      <w:r w:rsidRPr="00184884">
        <w:t>.</w:t>
      </w:r>
    </w:p>
    <w:p w14:paraId="43D4FD28" w14:textId="365A5BD7" w:rsidR="00E4483F" w:rsidRPr="009E6517" w:rsidRDefault="00E4483F" w:rsidP="00E4483F">
      <w:pPr>
        <w:rPr>
          <w:rFonts w:cs="Tahoma"/>
        </w:rPr>
      </w:pPr>
      <w:r>
        <w:rPr>
          <w:rFonts w:cs="Tahoma"/>
        </w:rPr>
        <w:t xml:space="preserve">© </w:t>
      </w:r>
      <w:r w:rsidR="00960043">
        <w:rPr>
          <w:rFonts w:cs="Tahoma"/>
        </w:rPr>
        <w:t>2017</w:t>
      </w:r>
      <w:r w:rsidR="0068043F">
        <w:rPr>
          <w:rFonts w:cs="Tahoma"/>
        </w:rPr>
        <w:t xml:space="preserve"> </w:t>
      </w:r>
      <w:r>
        <w:rPr>
          <w:rFonts w:cs="Tahoma"/>
        </w:rPr>
        <w:t>Deltek, Inc.</w:t>
      </w:r>
    </w:p>
    <w:p w14:paraId="5D00C364" w14:textId="77777777" w:rsidR="00E4483F" w:rsidRPr="009E6517" w:rsidRDefault="00E4483F" w:rsidP="00E4483F">
      <w:pPr>
        <w:rPr>
          <w:rFonts w:cs="Tahoma"/>
        </w:rPr>
      </w:pPr>
      <w:r>
        <w:rPr>
          <w:rFonts w:cs="Tahoma"/>
        </w:rPr>
        <w:t>Deltek’s</w:t>
      </w:r>
      <w:r w:rsidRPr="009E6517">
        <w:rPr>
          <w:rFonts w:cs="Tahoma"/>
        </w:rPr>
        <w:t xml:space="preserve"> software is </w:t>
      </w:r>
      <w:r>
        <w:rPr>
          <w:rFonts w:cs="Tahoma"/>
        </w:rPr>
        <w:t xml:space="preserve">also </w:t>
      </w:r>
      <w:r w:rsidRPr="009E6517">
        <w:rPr>
          <w:rFonts w:cs="Tahoma"/>
        </w:rPr>
        <w:t xml:space="preserve">protected by copyright law and constitutes valuable confidential and proprietary information of </w:t>
      </w:r>
      <w:r>
        <w:rPr>
          <w:rFonts w:cs="Tahoma"/>
        </w:rPr>
        <w:t>Deltek, Inc.</w:t>
      </w:r>
      <w:r w:rsidRPr="009E6517">
        <w:rPr>
          <w:rFonts w:cs="Tahoma"/>
        </w:rPr>
        <w:t xml:space="preserve"> and its licensors.</w:t>
      </w:r>
      <w:r>
        <w:rPr>
          <w:rFonts w:cs="Tahoma"/>
        </w:rPr>
        <w:t xml:space="preserve"> The Deltek</w:t>
      </w:r>
      <w:r w:rsidRPr="009E6517">
        <w:rPr>
          <w:rFonts w:cs="Tahoma"/>
        </w:rPr>
        <w:t xml:space="preserve"> software, and all related documentation, is provided for use only in accordance with the terms of </w:t>
      </w:r>
      <w:r>
        <w:rPr>
          <w:rFonts w:cs="Tahoma"/>
        </w:rPr>
        <w:t>the</w:t>
      </w:r>
      <w:r w:rsidRPr="009E6517">
        <w:rPr>
          <w:rFonts w:cs="Tahoma"/>
        </w:rPr>
        <w:t xml:space="preserve"> license agreement.</w:t>
      </w:r>
      <w:r>
        <w:rPr>
          <w:rFonts w:cs="Tahoma"/>
        </w:rPr>
        <w:t xml:space="preserve"> </w:t>
      </w:r>
      <w:r w:rsidRPr="009E6517">
        <w:rPr>
          <w:rFonts w:cs="Tahoma"/>
        </w:rPr>
        <w:t xml:space="preserve">Unauthorized reproduction or distribution of </w:t>
      </w:r>
      <w:r>
        <w:rPr>
          <w:rFonts w:cs="Tahoma"/>
        </w:rPr>
        <w:t>the</w:t>
      </w:r>
      <w:r w:rsidRPr="009E6517">
        <w:rPr>
          <w:rFonts w:cs="Tahoma"/>
        </w:rPr>
        <w:t xml:space="preserve"> program or any portion thereof could result in seve</w:t>
      </w:r>
      <w:r>
        <w:rPr>
          <w:rFonts w:cs="Tahoma"/>
        </w:rPr>
        <w:t>re civil or criminal penalties.</w:t>
      </w:r>
    </w:p>
    <w:p w14:paraId="0154C7B2" w14:textId="77777777" w:rsidR="00E4483F" w:rsidRPr="007E532D" w:rsidRDefault="00E4483F" w:rsidP="00E4483F">
      <w:pPr>
        <w:rPr>
          <w:rFonts w:cs="Tahoma"/>
          <w:b/>
          <w:i/>
        </w:rPr>
      </w:pPr>
      <w:r w:rsidRPr="009E6517">
        <w:rPr>
          <w:rFonts w:cs="Tahoma"/>
        </w:rPr>
        <w:t>All trademarks are the property of their respective owners.</w:t>
      </w:r>
      <w:r>
        <w:rPr>
          <w:rFonts w:cs="Tahoma"/>
        </w:rPr>
        <w:t xml:space="preserve"> </w:t>
      </w:r>
    </w:p>
    <w:p w14:paraId="2C7DAE83" w14:textId="618A4864" w:rsidR="00E4483F" w:rsidRDefault="00E4483F" w:rsidP="00E4483F">
      <w:pPr>
        <w:pStyle w:val="Contents"/>
      </w:pPr>
      <w:r>
        <w:br w:type="page"/>
      </w:r>
    </w:p>
    <w:sdt>
      <w:sdtPr>
        <w:rPr>
          <w:rFonts w:ascii="Arial" w:eastAsia="Times New Roman" w:hAnsi="Arial" w:cs="Times New Roman"/>
          <w:color w:val="auto"/>
          <w:sz w:val="20"/>
          <w:szCs w:val="20"/>
        </w:rPr>
        <w:id w:val="1584487030"/>
        <w:docPartObj>
          <w:docPartGallery w:val="Table of Contents"/>
          <w:docPartUnique/>
        </w:docPartObj>
      </w:sdtPr>
      <w:sdtEndPr>
        <w:rPr>
          <w:b/>
          <w:bCs/>
          <w:noProof/>
        </w:rPr>
      </w:sdtEndPr>
      <w:sdtContent>
        <w:p w14:paraId="489B77FC" w14:textId="20887D39" w:rsidR="00C33153" w:rsidRDefault="00C33153">
          <w:pPr>
            <w:pStyle w:val="TOCHeading"/>
          </w:pPr>
          <w:r>
            <w:t>Contents</w:t>
          </w:r>
        </w:p>
        <w:p w14:paraId="61137A69" w14:textId="77777777" w:rsidR="00683E9D" w:rsidRDefault="00C33153">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509826" w:history="1">
            <w:r w:rsidR="00683E9D" w:rsidRPr="00A3064E">
              <w:rPr>
                <w:rStyle w:val="Hyperlink"/>
                <w:rFonts w:eastAsiaTheme="minorHAnsi"/>
                <w:noProof/>
              </w:rPr>
              <w:t>Update Sites</w:t>
            </w:r>
            <w:r w:rsidR="00683E9D">
              <w:rPr>
                <w:noProof/>
                <w:webHidden/>
              </w:rPr>
              <w:tab/>
            </w:r>
            <w:r w:rsidR="00683E9D">
              <w:rPr>
                <w:noProof/>
                <w:webHidden/>
              </w:rPr>
              <w:fldChar w:fldCharType="begin"/>
            </w:r>
            <w:r w:rsidR="00683E9D">
              <w:rPr>
                <w:noProof/>
                <w:webHidden/>
              </w:rPr>
              <w:instrText xml:space="preserve"> PAGEREF _Toc493509826 \h </w:instrText>
            </w:r>
            <w:r w:rsidR="00683E9D">
              <w:rPr>
                <w:noProof/>
                <w:webHidden/>
              </w:rPr>
            </w:r>
            <w:r w:rsidR="00683E9D">
              <w:rPr>
                <w:noProof/>
                <w:webHidden/>
              </w:rPr>
              <w:fldChar w:fldCharType="separate"/>
            </w:r>
            <w:r w:rsidR="00683E9D">
              <w:rPr>
                <w:noProof/>
                <w:webHidden/>
              </w:rPr>
              <w:t>3</w:t>
            </w:r>
            <w:r w:rsidR="00683E9D">
              <w:rPr>
                <w:noProof/>
                <w:webHidden/>
              </w:rPr>
              <w:fldChar w:fldCharType="end"/>
            </w:r>
          </w:hyperlink>
        </w:p>
        <w:p w14:paraId="434BFB04" w14:textId="77777777" w:rsidR="00683E9D" w:rsidRDefault="001B7AE9">
          <w:pPr>
            <w:pStyle w:val="TOC3"/>
            <w:tabs>
              <w:tab w:val="right" w:leader="dot" w:pos="8630"/>
            </w:tabs>
            <w:rPr>
              <w:rFonts w:asciiTheme="minorHAnsi" w:eastAsiaTheme="minorEastAsia" w:hAnsiTheme="minorHAnsi" w:cstheme="minorBidi"/>
              <w:noProof/>
              <w:sz w:val="22"/>
              <w:szCs w:val="22"/>
            </w:rPr>
          </w:pPr>
          <w:hyperlink w:anchor="_Toc493509827" w:history="1">
            <w:r w:rsidR="00683E9D" w:rsidRPr="00A3064E">
              <w:rPr>
                <w:rStyle w:val="Hyperlink"/>
                <w:rFonts w:eastAsiaTheme="minorHAnsi"/>
                <w:noProof/>
              </w:rPr>
              <w:t>Update Sites Process</w:t>
            </w:r>
            <w:r w:rsidR="00683E9D">
              <w:rPr>
                <w:noProof/>
                <w:webHidden/>
              </w:rPr>
              <w:tab/>
            </w:r>
            <w:r w:rsidR="00683E9D">
              <w:rPr>
                <w:noProof/>
                <w:webHidden/>
              </w:rPr>
              <w:fldChar w:fldCharType="begin"/>
            </w:r>
            <w:r w:rsidR="00683E9D">
              <w:rPr>
                <w:noProof/>
                <w:webHidden/>
              </w:rPr>
              <w:instrText xml:space="preserve"> PAGEREF _Toc493509827 \h </w:instrText>
            </w:r>
            <w:r w:rsidR="00683E9D">
              <w:rPr>
                <w:noProof/>
                <w:webHidden/>
              </w:rPr>
            </w:r>
            <w:r w:rsidR="00683E9D">
              <w:rPr>
                <w:noProof/>
                <w:webHidden/>
              </w:rPr>
              <w:fldChar w:fldCharType="separate"/>
            </w:r>
            <w:r w:rsidR="00683E9D">
              <w:rPr>
                <w:noProof/>
                <w:webHidden/>
              </w:rPr>
              <w:t>3</w:t>
            </w:r>
            <w:r w:rsidR="00683E9D">
              <w:rPr>
                <w:noProof/>
                <w:webHidden/>
              </w:rPr>
              <w:fldChar w:fldCharType="end"/>
            </w:r>
          </w:hyperlink>
        </w:p>
        <w:p w14:paraId="0F56D5C4" w14:textId="56875303" w:rsidR="00C33153" w:rsidRDefault="00C33153">
          <w:r>
            <w:rPr>
              <w:b/>
              <w:bCs/>
              <w:noProof/>
            </w:rPr>
            <w:fldChar w:fldCharType="end"/>
          </w:r>
        </w:p>
      </w:sdtContent>
    </w:sdt>
    <w:p w14:paraId="7761B411" w14:textId="77777777" w:rsidR="00C33153" w:rsidRDefault="00C33153" w:rsidP="00E4483F">
      <w:pPr>
        <w:pStyle w:val="Contents"/>
      </w:pPr>
    </w:p>
    <w:p w14:paraId="4489DD90" w14:textId="77777777" w:rsidR="00435BF1" w:rsidRDefault="00435BF1" w:rsidP="00C33153">
      <w:pPr>
        <w:pStyle w:val="Heading1"/>
        <w:rPr>
          <w:rFonts w:eastAsiaTheme="minorHAnsi"/>
        </w:rPr>
      </w:pPr>
      <w:bookmarkStart w:id="1" w:name="_Tables"/>
      <w:bookmarkStart w:id="2" w:name="_Toc493509241"/>
      <w:bookmarkStart w:id="3" w:name="_Toc493509826"/>
      <w:bookmarkStart w:id="4" w:name="_Toc294869731"/>
      <w:bookmarkStart w:id="5" w:name="_Toc230600651"/>
      <w:bookmarkStart w:id="6" w:name="_Ref319254261"/>
      <w:bookmarkEnd w:id="0"/>
      <w:bookmarkEnd w:id="1"/>
      <w:r>
        <w:rPr>
          <w:rFonts w:eastAsiaTheme="minorHAnsi"/>
        </w:rPr>
        <w:lastRenderedPageBreak/>
        <w:t>Update Sites</w:t>
      </w:r>
      <w:bookmarkEnd w:id="2"/>
      <w:bookmarkEnd w:id="3"/>
    </w:p>
    <w:tbl>
      <w:tblPr>
        <w:tblW w:w="8730" w:type="dxa"/>
        <w:tblInd w:w="115" w:type="dxa"/>
        <w:tblLayout w:type="fixed"/>
        <w:tblCellMar>
          <w:left w:w="115" w:type="dxa"/>
          <w:right w:w="115" w:type="dxa"/>
        </w:tblCellMar>
        <w:tblLook w:val="0000" w:firstRow="0" w:lastRow="0" w:firstColumn="0" w:lastColumn="0" w:noHBand="0" w:noVBand="0"/>
      </w:tblPr>
      <w:tblGrid>
        <w:gridCol w:w="810"/>
        <w:gridCol w:w="7920"/>
      </w:tblGrid>
      <w:tr w:rsidR="001A15B1" w:rsidRPr="00AF3E5D" w14:paraId="272312DC" w14:textId="77777777" w:rsidTr="00BF08C3">
        <w:trPr>
          <w:cantSplit/>
        </w:trPr>
        <w:tc>
          <w:tcPr>
            <w:tcW w:w="810" w:type="dxa"/>
            <w:tcBorders>
              <w:top w:val="single" w:sz="2" w:space="0" w:color="000000" w:themeColor="text1"/>
              <w:bottom w:val="single" w:sz="2" w:space="0" w:color="000000" w:themeColor="text1"/>
            </w:tcBorders>
            <w:shd w:val="clear" w:color="auto" w:fill="auto"/>
          </w:tcPr>
          <w:p w14:paraId="4F0FC905" w14:textId="77777777" w:rsidR="001A15B1" w:rsidRDefault="001A15B1" w:rsidP="00BF08C3">
            <w:pPr>
              <w:pStyle w:val="Notes-Tips-RelatedTopics"/>
            </w:pPr>
            <w:r>
              <w:rPr>
                <w:noProof/>
              </w:rPr>
              <w:drawing>
                <wp:inline distT="0" distB="0" distL="0" distR="0" wp14:anchorId="07973BB2" wp14:editId="4FD9D0DD">
                  <wp:extent cx="368300" cy="368300"/>
                  <wp:effectExtent l="19050" t="0" r="0" b="0"/>
                  <wp:docPr id="308" name="Picture 14" desc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jpg"/>
                          <pic:cNvPicPr/>
                        </pic:nvPicPr>
                        <pic:blipFill>
                          <a:blip r:embed="rId17" cstate="print"/>
                          <a:stretch>
                            <a:fillRect/>
                          </a:stretch>
                        </pic:blipFill>
                        <pic:spPr>
                          <a:xfrm>
                            <a:off x="0" y="0"/>
                            <a:ext cx="368300" cy="368300"/>
                          </a:xfrm>
                          <a:prstGeom prst="rect">
                            <a:avLst/>
                          </a:prstGeom>
                        </pic:spPr>
                      </pic:pic>
                    </a:graphicData>
                  </a:graphic>
                </wp:inline>
              </w:drawing>
            </w:r>
          </w:p>
        </w:tc>
        <w:tc>
          <w:tcPr>
            <w:tcW w:w="7920" w:type="dxa"/>
            <w:tcBorders>
              <w:top w:val="single" w:sz="2" w:space="0" w:color="000000" w:themeColor="text1"/>
              <w:bottom w:val="single" w:sz="2" w:space="0" w:color="000000" w:themeColor="text1"/>
            </w:tcBorders>
            <w:shd w:val="clear" w:color="auto" w:fill="auto"/>
          </w:tcPr>
          <w:p w14:paraId="2B9FA8FF" w14:textId="5F6B08E4" w:rsidR="001A15B1" w:rsidRPr="00AF3E5D" w:rsidRDefault="001A15B1" w:rsidP="00B07D15">
            <w:pPr>
              <w:pStyle w:val="Notes-Tips-RelatedTopics"/>
            </w:pPr>
            <w:r w:rsidRPr="00683E9D">
              <w:rPr>
                <w:sz w:val="20"/>
                <w:szCs w:val="20"/>
              </w:rPr>
              <w:t xml:space="preserve">If the Workspace Client was </w:t>
            </w:r>
            <w:r w:rsidR="00B07D15">
              <w:rPr>
                <w:sz w:val="20"/>
                <w:szCs w:val="20"/>
              </w:rPr>
              <w:t xml:space="preserve">originally installed </w:t>
            </w:r>
            <w:r w:rsidR="00B07D15" w:rsidRPr="00B07D15">
              <w:rPr>
                <w:sz w:val="20"/>
                <w:szCs w:val="20"/>
              </w:rPr>
              <w:t>using the MSI installer or the Mac DMG installer</w:t>
            </w:r>
            <w:r w:rsidR="00B07D15">
              <w:rPr>
                <w:sz w:val="20"/>
                <w:szCs w:val="20"/>
              </w:rPr>
              <w:t xml:space="preserve"> Update Sites may not work</w:t>
            </w:r>
            <w:r w:rsidR="00B07D15" w:rsidRPr="00B07D15">
              <w:rPr>
                <w:sz w:val="20"/>
                <w:szCs w:val="20"/>
              </w:rPr>
              <w:t>. For this reason Deltek recommends that installations of the Workspace Client on Windows platforms be performed using the ZIP packages. ZIP packages need to install the Workspace Client to an unzipped read/write directory/folder.</w:t>
            </w:r>
          </w:p>
        </w:tc>
      </w:tr>
    </w:tbl>
    <w:p w14:paraId="7805B786" w14:textId="380ACDA4" w:rsidR="00435BF1" w:rsidRPr="00631557" w:rsidRDefault="00435BF1" w:rsidP="00435BF1">
      <w:pPr>
        <w:rPr>
          <w:rFonts w:eastAsiaTheme="minorHAnsi"/>
        </w:rPr>
      </w:pPr>
      <w:r w:rsidRPr="00631557">
        <w:rPr>
          <w:rFonts w:eastAsiaTheme="minorHAnsi"/>
        </w:rPr>
        <w:t xml:space="preserve">Update Sites are used to </w:t>
      </w:r>
      <w:r>
        <w:rPr>
          <w:rFonts w:eastAsiaTheme="minorHAnsi"/>
        </w:rPr>
        <w:t xml:space="preserve">automatically </w:t>
      </w:r>
      <w:r w:rsidRPr="00631557">
        <w:rPr>
          <w:rFonts w:eastAsiaTheme="minorHAnsi"/>
        </w:rPr>
        <w:t>update</w:t>
      </w:r>
      <w:r>
        <w:rPr>
          <w:rFonts w:eastAsiaTheme="minorHAnsi"/>
        </w:rPr>
        <w:t xml:space="preserve"> the </w:t>
      </w:r>
      <w:r w:rsidRPr="00631557">
        <w:rPr>
          <w:rFonts w:eastAsiaTheme="minorHAnsi"/>
        </w:rPr>
        <w:t>Maconomy Workspace Client</w:t>
      </w:r>
      <w:r>
        <w:rPr>
          <w:rFonts w:eastAsiaTheme="minorHAnsi"/>
        </w:rPr>
        <w:t xml:space="preserve"> when your Production environment is upgraded. </w:t>
      </w:r>
      <w:r w:rsidR="005E4BA9">
        <w:rPr>
          <w:rFonts w:eastAsiaTheme="minorHAnsi"/>
        </w:rPr>
        <w:t>An update is automatically applied t</w:t>
      </w:r>
      <w:r>
        <w:rPr>
          <w:rFonts w:eastAsiaTheme="minorHAnsi"/>
        </w:rPr>
        <w:t>he first time users open their Worksp</w:t>
      </w:r>
      <w:r w:rsidR="00C33153">
        <w:rPr>
          <w:rFonts w:eastAsiaTheme="minorHAnsi"/>
        </w:rPr>
        <w:t>ace Client following an upgrade.</w:t>
      </w:r>
    </w:p>
    <w:p w14:paraId="50FD8EBC" w14:textId="77777777" w:rsidR="00B07D15" w:rsidRDefault="00C33153" w:rsidP="00B07D15">
      <w:pPr>
        <w:rPr>
          <w:ins w:id="7" w:author="Samantha Lippett" w:date="2017-10-10T20:13:00Z"/>
          <w:rFonts w:eastAsiaTheme="minorHAnsi"/>
        </w:rPr>
      </w:pPr>
      <w:r>
        <w:rPr>
          <w:rFonts w:eastAsiaTheme="minorHAnsi"/>
        </w:rPr>
        <w:t>Update Sites are going to be enabled in your Production environment</w:t>
      </w:r>
      <w:ins w:id="8" w:author="Samantha Lippett" w:date="2017-10-10T20:12:00Z">
        <w:r w:rsidR="00B07D15">
          <w:rPr>
            <w:rFonts w:eastAsiaTheme="minorHAnsi"/>
          </w:rPr>
          <w:t xml:space="preserve"> and </w:t>
        </w:r>
        <w:r w:rsidR="00B07D15">
          <w:rPr>
            <w:rFonts w:eastAsiaTheme="minorHAnsi"/>
          </w:rPr>
          <w:t>Preview environment, where one has been provided (Preview environments are provided for major upgrades)</w:t>
        </w:r>
      </w:ins>
      <w:r>
        <w:rPr>
          <w:rFonts w:eastAsiaTheme="minorHAnsi"/>
        </w:rPr>
        <w:t xml:space="preserve">. </w:t>
      </w:r>
      <w:ins w:id="9" w:author="Samantha Lippett" w:date="2017-10-10T20:13:00Z">
        <w:r w:rsidR="00B07D15">
          <w:rPr>
            <w:rFonts w:eastAsiaTheme="minorHAnsi"/>
          </w:rPr>
          <w:t xml:space="preserve">For users who need access to multiple environments (Non-Production, Preview and Production), it is recommended that one Workspace Client is installed for Production access only and one Workspace Client for Preview access only. These Workspace Clients will automatically update. A minimum of one other Workspace Client should be installed for the other Non-Production environments. When Non-Production environments are upgraded the new version of the Workspace Client should be downloaded from the link provided by Deltek and installed manually. </w:t>
        </w:r>
      </w:ins>
    </w:p>
    <w:p w14:paraId="7AD3B40C" w14:textId="4E261597" w:rsidR="00683E9D" w:rsidRDefault="00C33153" w:rsidP="00435BF1">
      <w:pPr>
        <w:rPr>
          <w:rFonts w:eastAsiaTheme="minorHAnsi"/>
        </w:rPr>
      </w:pPr>
      <w:r>
        <w:rPr>
          <w:rFonts w:eastAsiaTheme="minorHAnsi"/>
        </w:rPr>
        <w:t xml:space="preserve">When the Update Sites are enabled it may update your users Workspace Clients when they go to login. This will only occur if users are not using the latest compatible version. </w:t>
      </w:r>
      <w:r w:rsidR="00440BF8">
        <w:rPr>
          <w:rFonts w:eastAsiaTheme="minorHAnsi"/>
        </w:rPr>
        <w:t xml:space="preserve">An update package will average 60-70MB per download. </w:t>
      </w:r>
      <w:r>
        <w:rPr>
          <w:rFonts w:eastAsiaTheme="minorHAnsi"/>
        </w:rPr>
        <w:t>There is no downtime associated with this process</w:t>
      </w:r>
      <w:ins w:id="10" w:author="Samantha Lippett" w:date="2017-10-10T20:14:00Z">
        <w:r w:rsidR="00B07D15">
          <w:rPr>
            <w:rFonts w:eastAsiaTheme="minorHAnsi"/>
          </w:rPr>
          <w:t>.</w:t>
        </w:r>
      </w:ins>
      <w:del w:id="11" w:author="Samantha Lippett" w:date="2017-10-10T20:14:00Z">
        <w:r w:rsidDel="00B07D15">
          <w:rPr>
            <w:rFonts w:eastAsiaTheme="minorHAnsi"/>
          </w:rPr>
          <w:delText xml:space="preserve"> and there shouldn’t be any business disruption.</w:delText>
        </w:r>
      </w:del>
      <w:r>
        <w:rPr>
          <w:rFonts w:eastAsiaTheme="minorHAnsi"/>
        </w:rPr>
        <w:t xml:space="preserve"> </w:t>
      </w:r>
    </w:p>
    <w:p w14:paraId="7F05B83E" w14:textId="77777777" w:rsidR="00435BF1" w:rsidRDefault="00435BF1" w:rsidP="00435BF1">
      <w:pPr>
        <w:pStyle w:val="Heading3"/>
        <w:rPr>
          <w:rFonts w:eastAsiaTheme="minorHAnsi"/>
        </w:rPr>
      </w:pPr>
      <w:bookmarkStart w:id="12" w:name="_Toc493509827"/>
      <w:r w:rsidRPr="00D41B92">
        <w:rPr>
          <w:rFonts w:eastAsiaTheme="minorHAnsi"/>
        </w:rPr>
        <w:t>Update Sites Process</w:t>
      </w:r>
      <w:bookmarkEnd w:id="12"/>
    </w:p>
    <w:p w14:paraId="197A2547" w14:textId="63AB3EF8" w:rsidR="00435BF1" w:rsidRDefault="00435BF1" w:rsidP="00435BF1">
      <w:pPr>
        <w:rPr>
          <w:rFonts w:eastAsiaTheme="minorHAnsi"/>
        </w:rPr>
      </w:pPr>
      <w:r>
        <w:rPr>
          <w:rFonts w:eastAsiaTheme="minorHAnsi"/>
        </w:rPr>
        <w:t>When a Production upgrade has completed</w:t>
      </w:r>
      <w:ins w:id="13" w:author="Samantha Lippett" w:date="2017-10-10T20:14:00Z">
        <w:r w:rsidR="00B07D15">
          <w:rPr>
            <w:rFonts w:eastAsiaTheme="minorHAnsi"/>
          </w:rPr>
          <w:t xml:space="preserve"> </w:t>
        </w:r>
        <w:r w:rsidR="00B07D15">
          <w:rPr>
            <w:rFonts w:eastAsiaTheme="minorHAnsi"/>
          </w:rPr>
          <w:t>or a Preview environment provided</w:t>
        </w:r>
      </w:ins>
      <w:r w:rsidR="005E4BA9">
        <w:rPr>
          <w:rFonts w:eastAsiaTheme="minorHAnsi"/>
        </w:rPr>
        <w:t>,</w:t>
      </w:r>
      <w:r>
        <w:rPr>
          <w:rFonts w:eastAsiaTheme="minorHAnsi"/>
        </w:rPr>
        <w:t xml:space="preserve"> the Works</w:t>
      </w:r>
      <w:r w:rsidR="005E4BA9">
        <w:rPr>
          <w:rFonts w:eastAsiaTheme="minorHAnsi"/>
        </w:rPr>
        <w:t>pace Client automatically updates</w:t>
      </w:r>
      <w:r>
        <w:rPr>
          <w:rFonts w:eastAsiaTheme="minorHAnsi"/>
        </w:rPr>
        <w:t xml:space="preserve"> to the new version when a user opens the Workspace Client and connects.</w:t>
      </w:r>
    </w:p>
    <w:p w14:paraId="7DF4C6EB" w14:textId="6EA9B96A" w:rsidR="00435BF1" w:rsidRPr="00435BF1" w:rsidRDefault="006A5AB4" w:rsidP="00435BF1">
      <w:pPr>
        <w:pStyle w:val="ListParagraph"/>
        <w:numPr>
          <w:ilvl w:val="0"/>
          <w:numId w:val="48"/>
        </w:numPr>
        <w:rPr>
          <w:rFonts w:eastAsiaTheme="minorHAnsi"/>
        </w:rPr>
      </w:pPr>
      <w:r>
        <w:rPr>
          <w:rFonts w:eastAsiaTheme="minorHAnsi"/>
        </w:rPr>
        <w:t>Open the Workspace Client to start the update</w:t>
      </w:r>
      <w:r w:rsidR="00435BF1" w:rsidRPr="00435BF1">
        <w:rPr>
          <w:rFonts w:eastAsiaTheme="minorHAnsi"/>
        </w:rPr>
        <w:t>:</w:t>
      </w:r>
      <w:bookmarkStart w:id="14" w:name="_GoBack"/>
      <w:bookmarkEnd w:id="14"/>
    </w:p>
    <w:p w14:paraId="32801311" w14:textId="77777777" w:rsidR="00435BF1" w:rsidRDefault="00435BF1" w:rsidP="00435BF1">
      <w:pPr>
        <w:ind w:left="720"/>
        <w:rPr>
          <w:rFonts w:eastAsiaTheme="minorHAnsi"/>
        </w:rPr>
      </w:pPr>
      <w:r w:rsidRPr="002D0AF0">
        <w:rPr>
          <w:noProof/>
        </w:rPr>
        <w:drawing>
          <wp:inline distT="0" distB="0" distL="0" distR="0" wp14:anchorId="3C9C3BA0" wp14:editId="50A82C7C">
            <wp:extent cx="2498090" cy="1424349"/>
            <wp:effectExtent l="19050" t="19050" r="16510" b="2349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789" cy="1429879"/>
                    </a:xfrm>
                    <a:prstGeom prst="rect">
                      <a:avLst/>
                    </a:prstGeom>
                    <a:ln>
                      <a:solidFill>
                        <a:schemeClr val="accent1"/>
                      </a:solidFill>
                    </a:ln>
                  </pic:spPr>
                </pic:pic>
              </a:graphicData>
            </a:graphic>
          </wp:inline>
        </w:drawing>
      </w:r>
    </w:p>
    <w:p w14:paraId="76684A04" w14:textId="0EEB04FD" w:rsidR="00435BF1" w:rsidRPr="00435BF1" w:rsidRDefault="00435BF1" w:rsidP="00435BF1">
      <w:pPr>
        <w:pStyle w:val="ListParagraph"/>
        <w:numPr>
          <w:ilvl w:val="0"/>
          <w:numId w:val="48"/>
        </w:numPr>
        <w:rPr>
          <w:rFonts w:eastAsiaTheme="minorHAnsi"/>
        </w:rPr>
      </w:pPr>
      <w:r w:rsidRPr="00435BF1">
        <w:rPr>
          <w:rFonts w:eastAsiaTheme="minorHAnsi"/>
        </w:rPr>
        <w:t>If you have a firewall in place</w:t>
      </w:r>
      <w:r w:rsidR="005E4BA9">
        <w:rPr>
          <w:rFonts w:eastAsiaTheme="minorHAnsi"/>
        </w:rPr>
        <w:t>,</w:t>
      </w:r>
      <w:r w:rsidRPr="00435BF1">
        <w:rPr>
          <w:rFonts w:eastAsiaTheme="minorHAnsi"/>
        </w:rPr>
        <w:t xml:space="preserve"> you may receive a warning message:</w:t>
      </w:r>
    </w:p>
    <w:p w14:paraId="19EC694D" w14:textId="77777777" w:rsidR="00435BF1" w:rsidRDefault="00435BF1" w:rsidP="00435BF1">
      <w:pPr>
        <w:ind w:left="720"/>
        <w:rPr>
          <w:rFonts w:eastAsiaTheme="minorHAnsi"/>
        </w:rPr>
      </w:pPr>
      <w:r>
        <w:rPr>
          <w:noProof/>
        </w:rPr>
        <w:lastRenderedPageBreak/>
        <w:drawing>
          <wp:inline distT="0" distB="0" distL="0" distR="0" wp14:anchorId="5EBF7633" wp14:editId="7226649B">
            <wp:extent cx="3190072" cy="2524213"/>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741" cy="2538985"/>
                    </a:xfrm>
                    <a:prstGeom prst="rect">
                      <a:avLst/>
                    </a:prstGeom>
                  </pic:spPr>
                </pic:pic>
              </a:graphicData>
            </a:graphic>
          </wp:inline>
        </w:drawing>
      </w:r>
    </w:p>
    <w:p w14:paraId="1D906D8A" w14:textId="20AD2CEF" w:rsidR="00435BF1" w:rsidRPr="006A5AB4" w:rsidRDefault="005E4BA9" w:rsidP="006A5AB4">
      <w:pPr>
        <w:pStyle w:val="ListParagraph"/>
        <w:numPr>
          <w:ilvl w:val="0"/>
          <w:numId w:val="48"/>
        </w:numPr>
        <w:rPr>
          <w:rFonts w:eastAsiaTheme="minorHAnsi"/>
        </w:rPr>
      </w:pPr>
      <w:r w:rsidRPr="006A5AB4">
        <w:rPr>
          <w:rFonts w:eastAsiaTheme="minorHAnsi"/>
        </w:rPr>
        <w:t>Select</w:t>
      </w:r>
      <w:r w:rsidR="00435BF1" w:rsidRPr="006A5AB4">
        <w:rPr>
          <w:rFonts w:eastAsiaTheme="minorHAnsi"/>
        </w:rPr>
        <w:t xml:space="preserve"> </w:t>
      </w:r>
      <w:r w:rsidR="00435BF1" w:rsidRPr="006A5AB4">
        <w:rPr>
          <w:rFonts w:eastAsiaTheme="minorHAnsi"/>
          <w:b/>
        </w:rPr>
        <w:t>Domain networks</w:t>
      </w:r>
      <w:r w:rsidR="00435BF1" w:rsidRPr="006A5AB4">
        <w:rPr>
          <w:rFonts w:eastAsiaTheme="minorHAnsi"/>
        </w:rPr>
        <w:t xml:space="preserve"> and </w:t>
      </w:r>
      <w:r w:rsidR="00435BF1" w:rsidRPr="006A5AB4">
        <w:rPr>
          <w:rFonts w:eastAsiaTheme="minorHAnsi"/>
          <w:b/>
        </w:rPr>
        <w:t>Private networks</w:t>
      </w:r>
      <w:r w:rsidRPr="006A5AB4">
        <w:rPr>
          <w:rFonts w:eastAsiaTheme="minorHAnsi"/>
        </w:rPr>
        <w:t>,</w:t>
      </w:r>
      <w:r w:rsidR="00435BF1" w:rsidRPr="006A5AB4">
        <w:rPr>
          <w:rFonts w:eastAsiaTheme="minorHAnsi"/>
          <w:b/>
        </w:rPr>
        <w:t xml:space="preserve"> </w:t>
      </w:r>
      <w:r w:rsidR="00435BF1" w:rsidRPr="006A5AB4">
        <w:rPr>
          <w:rFonts w:eastAsiaTheme="minorHAnsi"/>
        </w:rPr>
        <w:t xml:space="preserve">and click </w:t>
      </w:r>
      <w:r w:rsidR="00435BF1" w:rsidRPr="006A5AB4">
        <w:rPr>
          <w:rFonts w:eastAsiaTheme="minorHAnsi"/>
          <w:b/>
        </w:rPr>
        <w:t>Allow Access</w:t>
      </w:r>
      <w:r w:rsidR="00435BF1" w:rsidRPr="006A5AB4">
        <w:rPr>
          <w:rFonts w:eastAsiaTheme="minorHAnsi"/>
        </w:rPr>
        <w:t>.</w:t>
      </w:r>
    </w:p>
    <w:p w14:paraId="48C7144F" w14:textId="49D3BBC6" w:rsidR="00435BF1" w:rsidRPr="00435BF1" w:rsidRDefault="00435BF1" w:rsidP="006A5AB4">
      <w:pPr>
        <w:pStyle w:val="ListParagraph"/>
        <w:rPr>
          <w:rFonts w:eastAsiaTheme="minorHAnsi"/>
        </w:rPr>
      </w:pPr>
      <w:r w:rsidRPr="00435BF1">
        <w:rPr>
          <w:rFonts w:eastAsiaTheme="minorHAnsi"/>
        </w:rPr>
        <w:t xml:space="preserve">Once the Workspace Client </w:t>
      </w:r>
      <w:r w:rsidR="005E4BA9">
        <w:rPr>
          <w:rFonts w:eastAsiaTheme="minorHAnsi"/>
        </w:rPr>
        <w:t>is</w:t>
      </w:r>
      <w:r w:rsidRPr="00435BF1">
        <w:rPr>
          <w:rFonts w:eastAsiaTheme="minorHAnsi"/>
        </w:rPr>
        <w:t xml:space="preserve"> updated</w:t>
      </w:r>
      <w:r w:rsidR="005E4BA9">
        <w:rPr>
          <w:rFonts w:eastAsiaTheme="minorHAnsi"/>
        </w:rPr>
        <w:t>, you will receive the following message</w:t>
      </w:r>
      <w:r w:rsidRPr="00435BF1">
        <w:rPr>
          <w:rFonts w:eastAsiaTheme="minorHAnsi"/>
        </w:rPr>
        <w:t>:</w:t>
      </w:r>
    </w:p>
    <w:p w14:paraId="1862F7FD" w14:textId="77777777" w:rsidR="00435BF1" w:rsidRDefault="00435BF1" w:rsidP="00435BF1">
      <w:pPr>
        <w:ind w:left="720"/>
        <w:rPr>
          <w:rFonts w:eastAsiaTheme="minorHAnsi"/>
        </w:rPr>
      </w:pPr>
      <w:r w:rsidRPr="002D0AF0">
        <w:rPr>
          <w:noProof/>
        </w:rPr>
        <w:drawing>
          <wp:inline distT="0" distB="0" distL="0" distR="0" wp14:anchorId="45EE8598" wp14:editId="6A87F8A6">
            <wp:extent cx="3219450" cy="1818707"/>
            <wp:effectExtent l="19050" t="19050" r="19050" b="1016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7551" cy="1823283"/>
                    </a:xfrm>
                    <a:prstGeom prst="rect">
                      <a:avLst/>
                    </a:prstGeom>
                    <a:ln>
                      <a:solidFill>
                        <a:schemeClr val="accent1"/>
                      </a:solidFill>
                    </a:ln>
                  </pic:spPr>
                </pic:pic>
              </a:graphicData>
            </a:graphic>
          </wp:inline>
        </w:drawing>
      </w:r>
    </w:p>
    <w:p w14:paraId="27D05DDC" w14:textId="77777777" w:rsidR="00435BF1" w:rsidRDefault="00435BF1" w:rsidP="00435BF1">
      <w:pPr>
        <w:rPr>
          <w:rFonts w:eastAsiaTheme="minorHAnsi"/>
        </w:rPr>
      </w:pPr>
    </w:p>
    <w:p w14:paraId="0A218F79" w14:textId="0FFF3982" w:rsidR="00435BF1" w:rsidRDefault="00435BF1" w:rsidP="005E4BA9">
      <w:pPr>
        <w:pStyle w:val="ListParagraph"/>
        <w:numPr>
          <w:ilvl w:val="0"/>
          <w:numId w:val="48"/>
        </w:numPr>
        <w:rPr>
          <w:rFonts w:eastAsiaTheme="minorHAnsi"/>
        </w:rPr>
      </w:pPr>
      <w:r w:rsidRPr="00435BF1">
        <w:rPr>
          <w:rFonts w:eastAsiaTheme="minorHAnsi"/>
        </w:rPr>
        <w:t>Restart the Workspace Client and continue to login.</w:t>
      </w:r>
      <w:bookmarkEnd w:id="4"/>
      <w:bookmarkEnd w:id="5"/>
      <w:bookmarkEnd w:id="6"/>
    </w:p>
    <w:tbl>
      <w:tblPr>
        <w:tblW w:w="8730" w:type="dxa"/>
        <w:tblInd w:w="115" w:type="dxa"/>
        <w:tblLayout w:type="fixed"/>
        <w:tblCellMar>
          <w:left w:w="115" w:type="dxa"/>
          <w:right w:w="115" w:type="dxa"/>
        </w:tblCellMar>
        <w:tblLook w:val="0000" w:firstRow="0" w:lastRow="0" w:firstColumn="0" w:lastColumn="0" w:noHBand="0" w:noVBand="0"/>
      </w:tblPr>
      <w:tblGrid>
        <w:gridCol w:w="810"/>
        <w:gridCol w:w="7920"/>
      </w:tblGrid>
      <w:tr w:rsidR="00440BF8" w14:paraId="4BB87456" w14:textId="77777777" w:rsidTr="00BF08C3">
        <w:trPr>
          <w:cantSplit/>
        </w:trPr>
        <w:tc>
          <w:tcPr>
            <w:tcW w:w="810" w:type="dxa"/>
            <w:tcBorders>
              <w:top w:val="single" w:sz="2" w:space="0" w:color="000000" w:themeColor="text1"/>
              <w:bottom w:val="single" w:sz="2" w:space="0" w:color="000000" w:themeColor="text1"/>
            </w:tcBorders>
            <w:shd w:val="clear" w:color="auto" w:fill="auto"/>
          </w:tcPr>
          <w:p w14:paraId="4C4D98AB" w14:textId="77777777" w:rsidR="00440BF8" w:rsidRDefault="00440BF8" w:rsidP="00BF08C3">
            <w:pPr>
              <w:pStyle w:val="Notes-Tips-RelatedTopics"/>
            </w:pPr>
            <w:r>
              <w:rPr>
                <w:noProof/>
              </w:rPr>
              <w:drawing>
                <wp:inline distT="0" distB="0" distL="0" distR="0" wp14:anchorId="7E53E174" wp14:editId="72FD13A7">
                  <wp:extent cx="368300" cy="368300"/>
                  <wp:effectExtent l="19050" t="0" r="0" b="0"/>
                  <wp:docPr id="2" name="Picture 14" desc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jpg"/>
                          <pic:cNvPicPr/>
                        </pic:nvPicPr>
                        <pic:blipFill>
                          <a:blip r:embed="rId17" cstate="print"/>
                          <a:stretch>
                            <a:fillRect/>
                          </a:stretch>
                        </pic:blipFill>
                        <pic:spPr>
                          <a:xfrm>
                            <a:off x="0" y="0"/>
                            <a:ext cx="368300" cy="368300"/>
                          </a:xfrm>
                          <a:prstGeom prst="rect">
                            <a:avLst/>
                          </a:prstGeom>
                        </pic:spPr>
                      </pic:pic>
                    </a:graphicData>
                  </a:graphic>
                </wp:inline>
              </w:drawing>
            </w:r>
          </w:p>
        </w:tc>
        <w:tc>
          <w:tcPr>
            <w:tcW w:w="7920" w:type="dxa"/>
            <w:tcBorders>
              <w:top w:val="single" w:sz="2" w:space="0" w:color="000000" w:themeColor="text1"/>
              <w:bottom w:val="single" w:sz="2" w:space="0" w:color="000000" w:themeColor="text1"/>
            </w:tcBorders>
            <w:shd w:val="clear" w:color="auto" w:fill="auto"/>
          </w:tcPr>
          <w:p w14:paraId="57E6C8F6" w14:textId="44790533" w:rsidR="00440BF8" w:rsidRPr="00AF3E5D" w:rsidRDefault="00440BF8" w:rsidP="00440BF8">
            <w:pPr>
              <w:pStyle w:val="Notes-Tips-RelatedTopics"/>
            </w:pPr>
            <w:r w:rsidRPr="00683E9D">
              <w:rPr>
                <w:sz w:val="20"/>
                <w:szCs w:val="20"/>
              </w:rPr>
              <w:t xml:space="preserve">If </w:t>
            </w:r>
            <w:r>
              <w:rPr>
                <w:sz w:val="20"/>
                <w:szCs w:val="20"/>
              </w:rPr>
              <w:t>network connection is lost during the Update process the Update Site will resume once connection is re-established</w:t>
            </w:r>
            <w:r>
              <w:rPr>
                <w:sz w:val="20"/>
                <w:szCs w:val="20"/>
              </w:rPr>
              <w:t>.</w:t>
            </w:r>
          </w:p>
        </w:tc>
      </w:tr>
    </w:tbl>
    <w:p w14:paraId="18E20BA2" w14:textId="77777777" w:rsidR="00440BF8" w:rsidRPr="00440BF8" w:rsidRDefault="00440BF8" w:rsidP="001A15B1">
      <w:pPr>
        <w:rPr>
          <w:rFonts w:eastAsiaTheme="minorHAnsi"/>
        </w:rPr>
      </w:pPr>
    </w:p>
    <w:sectPr w:rsidR="00440BF8" w:rsidRPr="00440BF8" w:rsidSect="0010045D">
      <w:headerReference w:type="default" r:id="rId21"/>
      <w:footerReference w:type="default" r:id="rId2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EB050" w14:textId="77777777" w:rsidR="001B7AE9" w:rsidRDefault="001B7AE9" w:rsidP="00E4483F">
      <w:pPr>
        <w:spacing w:before="0" w:after="0"/>
      </w:pPr>
      <w:r>
        <w:separator/>
      </w:r>
    </w:p>
  </w:endnote>
  <w:endnote w:type="continuationSeparator" w:id="0">
    <w:p w14:paraId="72967B97" w14:textId="77777777" w:rsidR="001B7AE9" w:rsidRDefault="001B7AE9" w:rsidP="00E4483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1E0" w:firstRow="1" w:lastRow="1" w:firstColumn="1" w:lastColumn="1" w:noHBand="0" w:noVBand="0"/>
    </w:tblPr>
    <w:tblGrid>
      <w:gridCol w:w="4428"/>
      <w:gridCol w:w="4428"/>
    </w:tblGrid>
    <w:tr w:rsidR="005E4BA9" w14:paraId="2906267A" w14:textId="77777777">
      <w:tc>
        <w:tcPr>
          <w:tcW w:w="4428" w:type="dxa"/>
          <w:tcBorders>
            <w:top w:val="nil"/>
            <w:left w:val="nil"/>
            <w:bottom w:val="nil"/>
            <w:right w:val="nil"/>
          </w:tcBorders>
        </w:tcPr>
        <w:p w14:paraId="66773593" w14:textId="77777777" w:rsidR="005E4BA9" w:rsidRDefault="005E4BA9" w:rsidP="00D21EDC">
          <w:pPr>
            <w:pStyle w:val="Footer-Even"/>
            <w:spacing w:before="240"/>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tc>
      <w:tc>
        <w:tcPr>
          <w:tcW w:w="4428" w:type="dxa"/>
          <w:tcBorders>
            <w:top w:val="nil"/>
            <w:left w:val="nil"/>
            <w:bottom w:val="nil"/>
            <w:right w:val="nil"/>
          </w:tcBorders>
        </w:tcPr>
        <w:p w14:paraId="064F3DE5" w14:textId="77777777" w:rsidR="005E4BA9" w:rsidRDefault="005E4BA9" w:rsidP="00D21EDC">
          <w:pPr>
            <w:pStyle w:val="Footer"/>
            <w:spacing w:after="0"/>
            <w:jc w:val="right"/>
          </w:pPr>
          <w:r>
            <w:rPr>
              <w:noProof/>
            </w:rPr>
            <w:drawing>
              <wp:inline distT="0" distB="0" distL="0" distR="0" wp14:anchorId="576601E8" wp14:editId="7F640023">
                <wp:extent cx="1143000" cy="371475"/>
                <wp:effectExtent l="19050" t="0" r="0" b="0"/>
                <wp:docPr id="11" name="Picture 13" descr="Delte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tek_Logo"/>
                        <pic:cNvPicPr>
                          <a:picLocks noChangeAspect="1" noChangeArrowheads="1"/>
                        </pic:cNvPicPr>
                      </pic:nvPicPr>
                      <pic:blipFill>
                        <a:blip r:embed="rId1"/>
                        <a:srcRect/>
                        <a:stretch>
                          <a:fillRect/>
                        </a:stretch>
                      </pic:blipFill>
                      <pic:spPr bwMode="auto">
                        <a:xfrm>
                          <a:off x="0" y="0"/>
                          <a:ext cx="1143000" cy="371475"/>
                        </a:xfrm>
                        <a:prstGeom prst="rect">
                          <a:avLst/>
                        </a:prstGeom>
                        <a:noFill/>
                        <a:ln w="9525">
                          <a:noFill/>
                          <a:miter lim="800000"/>
                          <a:headEnd/>
                          <a:tailEnd/>
                        </a:ln>
                      </pic:spPr>
                    </pic:pic>
                  </a:graphicData>
                </a:graphic>
              </wp:inline>
            </w:drawing>
          </w:r>
        </w:p>
      </w:tc>
    </w:tr>
  </w:tbl>
  <w:p w14:paraId="6BFED735" w14:textId="77777777" w:rsidR="005E4BA9" w:rsidRDefault="005E4B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091668"/>
      <w:docPartObj>
        <w:docPartGallery w:val="Page Numbers (Bottom of Page)"/>
        <w:docPartUnique/>
      </w:docPartObj>
    </w:sdtPr>
    <w:sdtEndPr>
      <w:rPr>
        <w:noProof/>
      </w:rPr>
    </w:sdtEndPr>
    <w:sdtContent>
      <w:p w14:paraId="7C594FFA" w14:textId="7DFA68DA" w:rsidR="005E4BA9" w:rsidRDefault="005E4BA9">
        <w:pPr>
          <w:pStyle w:val="Footer"/>
          <w:jc w:val="right"/>
        </w:pPr>
        <w:r>
          <w:fldChar w:fldCharType="begin"/>
        </w:r>
        <w:r>
          <w:instrText xml:space="preserve"> PAGE   \* MERGEFORMAT </w:instrText>
        </w:r>
        <w:r>
          <w:fldChar w:fldCharType="separate"/>
        </w:r>
        <w:r w:rsidR="00B07D15">
          <w:rPr>
            <w:noProof/>
          </w:rPr>
          <w:t>4</w:t>
        </w:r>
        <w:r>
          <w:rPr>
            <w:noProof/>
          </w:rPr>
          <w:fldChar w:fldCharType="end"/>
        </w:r>
      </w:p>
    </w:sdtContent>
  </w:sdt>
  <w:p w14:paraId="648C9F95" w14:textId="3C49F56E" w:rsidR="005E4BA9" w:rsidRPr="00A0047C" w:rsidRDefault="005E4BA9" w:rsidP="00A004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E8E1A" w14:textId="77777777" w:rsidR="001B7AE9" w:rsidRDefault="001B7AE9" w:rsidP="00E4483F">
      <w:pPr>
        <w:spacing w:before="0" w:after="0"/>
      </w:pPr>
      <w:r>
        <w:separator/>
      </w:r>
    </w:p>
  </w:footnote>
  <w:footnote w:type="continuationSeparator" w:id="0">
    <w:p w14:paraId="04547361" w14:textId="77777777" w:rsidR="001B7AE9" w:rsidRDefault="001B7AE9" w:rsidP="00E4483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3A7B9" w14:textId="77777777" w:rsidR="005E4BA9" w:rsidRDefault="00BC5F3B" w:rsidP="00D21EDC">
    <w:pPr>
      <w:pStyle w:val="Header-Even"/>
    </w:pPr>
    <w:fldSimple w:instr=" STYLEREF &quot;Heading 1&quot; \* MERGEFORMAT ">
      <w:r w:rsidR="005E4BA9">
        <w:rPr>
          <w:noProof/>
        </w:rPr>
        <w:t>Overview</w:t>
      </w:r>
    </w:fldSimple>
    <w:r w:rsidR="005E4BA9">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A4EA0" w14:textId="77777777" w:rsidR="005E4BA9" w:rsidRPr="004819F6" w:rsidRDefault="005E4BA9" w:rsidP="004819F6">
    <w:pPr>
      <w:pStyle w:val="Header"/>
    </w:pPr>
    <w:r w:rsidRPr="004819F6">
      <w:rPr>
        <w:noProof/>
      </w:rPr>
      <w:drawing>
        <wp:anchor distT="0" distB="0" distL="114300" distR="114300" simplePos="0" relativeHeight="251660288" behindDoc="1" locked="0" layoutInCell="1" allowOverlap="1" wp14:anchorId="16C85D51" wp14:editId="1FB0A992">
          <wp:simplePos x="0" y="0"/>
          <wp:positionH relativeFrom="column">
            <wp:posOffset>-923925</wp:posOffset>
          </wp:positionH>
          <wp:positionV relativeFrom="margin">
            <wp:posOffset>-914400</wp:posOffset>
          </wp:positionV>
          <wp:extent cx="7781925" cy="10058400"/>
          <wp:effectExtent l="19050" t="0" r="9525" b="0"/>
          <wp:wrapNone/>
          <wp:docPr id="1" name="Picture 9" descr="Areva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va_Cover.png"/>
                  <pic:cNvPicPr/>
                </pic:nvPicPr>
                <pic:blipFill>
                  <a:blip r:embed="rId1"/>
                  <a:stretch>
                    <a:fillRect/>
                  </a:stretch>
                </pic:blipFill>
                <pic:spPr>
                  <a:xfrm>
                    <a:off x="0" y="0"/>
                    <a:ext cx="7781925" cy="100584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CA48C" w14:textId="77777777" w:rsidR="005E4BA9" w:rsidRDefault="005E4BA9">
    <w:pPr>
      <w:pStyle w:val="Header"/>
    </w:pPr>
    <w:r>
      <w:rPr>
        <w:noProof/>
      </w:rPr>
      <w:drawing>
        <wp:anchor distT="0" distB="0" distL="114300" distR="114300" simplePos="0" relativeHeight="251658240" behindDoc="1" locked="0" layoutInCell="1" allowOverlap="1" wp14:anchorId="3A663D45" wp14:editId="7F4951F6">
          <wp:simplePos x="0" y="0"/>
          <wp:positionH relativeFrom="column">
            <wp:posOffset>-942975</wp:posOffset>
          </wp:positionH>
          <wp:positionV relativeFrom="paragraph">
            <wp:posOffset>-485775</wp:posOffset>
          </wp:positionV>
          <wp:extent cx="2660650" cy="1457325"/>
          <wp:effectExtent l="19050" t="0" r="6350" b="0"/>
          <wp:wrapNone/>
          <wp:docPr id="34" name="Picture 33" descr="head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graphic.png"/>
                  <pic:cNvPicPr/>
                </pic:nvPicPr>
                <pic:blipFill>
                  <a:blip r:embed="rId1"/>
                  <a:stretch>
                    <a:fillRect/>
                  </a:stretch>
                </pic:blipFill>
                <pic:spPr>
                  <a:xfrm>
                    <a:off x="0" y="0"/>
                    <a:ext cx="2660650" cy="145732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D3541" w14:textId="77777777" w:rsidR="005E4BA9" w:rsidRPr="00A0047C" w:rsidRDefault="005E4BA9" w:rsidP="00A0047C">
    <w:pPr>
      <w:pStyle w:val="Header"/>
    </w:pPr>
    <w:r>
      <w:rPr>
        <w:noProof/>
      </w:rPr>
      <w:drawing>
        <wp:anchor distT="0" distB="0" distL="114300" distR="114300" simplePos="0" relativeHeight="251699200" behindDoc="1" locked="0" layoutInCell="1" allowOverlap="1" wp14:anchorId="554D5F95" wp14:editId="1458BF5B">
          <wp:simplePos x="0" y="0"/>
          <wp:positionH relativeFrom="margin">
            <wp:posOffset>-1152525</wp:posOffset>
          </wp:positionH>
          <wp:positionV relativeFrom="paragraph">
            <wp:posOffset>-457200</wp:posOffset>
          </wp:positionV>
          <wp:extent cx="1981200" cy="1076325"/>
          <wp:effectExtent l="19050" t="0" r="0" b="0"/>
          <wp:wrapNone/>
          <wp:docPr id="4" name="Picture 8" descr="memo_backgroun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backgrounds-09.png"/>
                  <pic:cNvPicPr/>
                </pic:nvPicPr>
                <pic:blipFill>
                  <a:blip r:embed="rId1"/>
                  <a:srcRect l="6503" t="10119" b="10689"/>
                  <a:stretch>
                    <a:fillRect/>
                  </a:stretch>
                </pic:blipFill>
                <pic:spPr>
                  <a:xfrm>
                    <a:off x="0" y="0"/>
                    <a:ext cx="1981200" cy="10763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95E956E"/>
    <w:lvl w:ilvl="0">
      <w:start w:val="1"/>
      <w:numFmt w:val="bullet"/>
      <w:pStyle w:val="ProcedureBullet2"/>
      <w:lvlText w:val=""/>
      <w:lvlJc w:val="left"/>
      <w:pPr>
        <w:ind w:left="1440" w:hanging="360"/>
      </w:pPr>
      <w:rPr>
        <w:rFonts w:ascii="Wingdings" w:hAnsi="Wingdings" w:hint="default"/>
        <w:color w:val="00549F"/>
        <w:sz w:val="20"/>
        <w:szCs w:val="24"/>
      </w:rPr>
    </w:lvl>
  </w:abstractNum>
  <w:abstractNum w:abstractNumId="1" w15:restartNumberingAfterBreak="0">
    <w:nsid w:val="02383CD9"/>
    <w:multiLevelType w:val="hybridMultilevel"/>
    <w:tmpl w:val="1FEE6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D2E6F"/>
    <w:multiLevelType w:val="hybridMultilevel"/>
    <w:tmpl w:val="CD04CEBA"/>
    <w:lvl w:ilvl="0" w:tplc="2BEA255E">
      <w:start w:val="1"/>
      <w:numFmt w:val="bullet"/>
      <w:pStyle w:val="Bullet3"/>
      <w:lvlText w:val=""/>
      <w:lvlJc w:val="left"/>
      <w:pPr>
        <w:ind w:left="1530" w:hanging="360"/>
      </w:pPr>
      <w:rPr>
        <w:rFonts w:ascii="Wingdings" w:hAnsi="Wingdings" w:hint="default"/>
        <w:color w:val="00549F"/>
        <w:sz w:val="20"/>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CC4989"/>
    <w:multiLevelType w:val="hybridMultilevel"/>
    <w:tmpl w:val="BC8E2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7D2219"/>
    <w:multiLevelType w:val="hybridMultilevel"/>
    <w:tmpl w:val="BAEA2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D2EED"/>
    <w:multiLevelType w:val="hybridMultilevel"/>
    <w:tmpl w:val="CB38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0797D"/>
    <w:multiLevelType w:val="hybridMultilevel"/>
    <w:tmpl w:val="5C3CB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B18AF"/>
    <w:multiLevelType w:val="hybridMultilevel"/>
    <w:tmpl w:val="E65C1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05192"/>
    <w:multiLevelType w:val="hybridMultilevel"/>
    <w:tmpl w:val="1624CA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E416751"/>
    <w:multiLevelType w:val="hybridMultilevel"/>
    <w:tmpl w:val="B6CC2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36710"/>
    <w:multiLevelType w:val="hybridMultilevel"/>
    <w:tmpl w:val="E65C1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E0E9F"/>
    <w:multiLevelType w:val="hybridMultilevel"/>
    <w:tmpl w:val="46EC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9664D"/>
    <w:multiLevelType w:val="hybridMultilevel"/>
    <w:tmpl w:val="6D48F67A"/>
    <w:lvl w:ilvl="0" w:tplc="6AAA7B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66CEA"/>
    <w:multiLevelType w:val="hybridMultilevel"/>
    <w:tmpl w:val="509E2982"/>
    <w:lvl w:ilvl="0" w:tplc="709C9F72">
      <w:start w:val="1"/>
      <w:numFmt w:val="bullet"/>
      <w:pStyle w:val="Bullet2"/>
      <w:lvlText w:val=""/>
      <w:lvlJc w:val="left"/>
      <w:pPr>
        <w:ind w:left="1080" w:hanging="360"/>
      </w:pPr>
      <w:rPr>
        <w:rFonts w:ascii="Wingdings" w:hAnsi="Wingdings" w:hint="default"/>
        <w:color w:val="00549F"/>
        <w:sz w:val="20"/>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9D21CF"/>
    <w:multiLevelType w:val="hybridMultilevel"/>
    <w:tmpl w:val="635093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9ED26C8"/>
    <w:multiLevelType w:val="hybridMultilevel"/>
    <w:tmpl w:val="F1D8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C5451"/>
    <w:multiLevelType w:val="hybridMultilevel"/>
    <w:tmpl w:val="94A8742E"/>
    <w:lvl w:ilvl="0" w:tplc="8F7E45E8">
      <w:start w:val="1"/>
      <w:numFmt w:val="bullet"/>
      <w:pStyle w:val="Bullet1"/>
      <w:lvlText w:val=""/>
      <w:lvlJc w:val="left"/>
      <w:pPr>
        <w:ind w:left="360" w:hanging="360"/>
      </w:pPr>
      <w:rPr>
        <w:rFonts w:ascii="Wingdings" w:hAnsi="Wingdings" w:hint="default"/>
        <w:color w:val="00549F"/>
        <w:sz w:val="20"/>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86C0A"/>
    <w:multiLevelType w:val="hybridMultilevel"/>
    <w:tmpl w:val="9C923D68"/>
    <w:lvl w:ilvl="0" w:tplc="8D7C51E2">
      <w:start w:val="1"/>
      <w:numFmt w:val="bullet"/>
      <w:pStyle w:val="ProcedureBullet3"/>
      <w:lvlText w:val=""/>
      <w:lvlJc w:val="left"/>
      <w:pPr>
        <w:ind w:left="1800" w:hanging="360"/>
      </w:pPr>
      <w:rPr>
        <w:rFonts w:ascii="Wingdings" w:hAnsi="Wingdings" w:hint="default"/>
        <w:color w:val="00549F"/>
        <w:sz w:val="20"/>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FC43E99"/>
    <w:multiLevelType w:val="hybridMultilevel"/>
    <w:tmpl w:val="8DD243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E5E70"/>
    <w:multiLevelType w:val="hybridMultilevel"/>
    <w:tmpl w:val="C51EA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1346CC"/>
    <w:multiLevelType w:val="hybridMultilevel"/>
    <w:tmpl w:val="1E0AF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E4B17"/>
    <w:multiLevelType w:val="hybridMultilevel"/>
    <w:tmpl w:val="AD60D2FE"/>
    <w:lvl w:ilvl="0" w:tplc="16B804C4">
      <w:start w:val="1"/>
      <w:numFmt w:val="bullet"/>
      <w:lvlText w:val=""/>
      <w:lvlJc w:val="left"/>
      <w:pPr>
        <w:ind w:left="1080" w:hanging="360"/>
      </w:pPr>
      <w:rPr>
        <w:rFonts w:ascii="Symbol" w:hAnsi="Symbol" w:hint="default"/>
        <w:color w:val="auto"/>
        <w:sz w:val="20"/>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40DC4"/>
    <w:multiLevelType w:val="hybridMultilevel"/>
    <w:tmpl w:val="A3266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97D1F83"/>
    <w:multiLevelType w:val="hybridMultilevel"/>
    <w:tmpl w:val="0076E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913222"/>
    <w:multiLevelType w:val="hybridMultilevel"/>
    <w:tmpl w:val="EC86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10A06"/>
    <w:multiLevelType w:val="hybridMultilevel"/>
    <w:tmpl w:val="D1A08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801DB"/>
    <w:multiLevelType w:val="hybridMultilevel"/>
    <w:tmpl w:val="CF569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A5E07"/>
    <w:multiLevelType w:val="hybridMultilevel"/>
    <w:tmpl w:val="152ED7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45AF04F6"/>
    <w:multiLevelType w:val="hybridMultilevel"/>
    <w:tmpl w:val="DFFC4A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4B8570A1"/>
    <w:multiLevelType w:val="hybridMultilevel"/>
    <w:tmpl w:val="3E826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51A6141C"/>
    <w:multiLevelType w:val="hybridMultilevel"/>
    <w:tmpl w:val="69F8BF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A75A62"/>
    <w:multiLevelType w:val="hybridMultilevel"/>
    <w:tmpl w:val="B34AC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B1723"/>
    <w:multiLevelType w:val="hybridMultilevel"/>
    <w:tmpl w:val="3006C1E8"/>
    <w:lvl w:ilvl="0" w:tplc="76A2B9F2">
      <w:start w:val="1"/>
      <w:numFmt w:val="bullet"/>
      <w:pStyle w:val="TableBullet"/>
      <w:lvlText w:val=""/>
      <w:lvlJc w:val="left"/>
      <w:pPr>
        <w:ind w:left="425" w:hanging="360"/>
      </w:pPr>
      <w:rPr>
        <w:rFonts w:ascii="Wingdings" w:hAnsi="Wingdings" w:hint="default"/>
        <w:color w:val="00549F"/>
        <w:sz w:val="20"/>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5B49CB"/>
    <w:multiLevelType w:val="hybridMultilevel"/>
    <w:tmpl w:val="5C3CB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D7BCB"/>
    <w:multiLevelType w:val="hybridMultilevel"/>
    <w:tmpl w:val="B6CC2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094854"/>
    <w:multiLevelType w:val="hybridMultilevel"/>
    <w:tmpl w:val="27C28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FF01C4"/>
    <w:multiLevelType w:val="hybridMultilevel"/>
    <w:tmpl w:val="1DC6B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F5D61"/>
    <w:multiLevelType w:val="hybridMultilevel"/>
    <w:tmpl w:val="0DE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366F8"/>
    <w:multiLevelType w:val="hybridMultilevel"/>
    <w:tmpl w:val="F2986C5E"/>
    <w:lvl w:ilvl="0" w:tplc="221ABE10">
      <w:start w:val="1"/>
      <w:numFmt w:val="bullet"/>
      <w:pStyle w:val="ProcedureBullet"/>
      <w:lvlText w:val=""/>
      <w:lvlJc w:val="left"/>
      <w:pPr>
        <w:ind w:left="1080" w:hanging="360"/>
      </w:pPr>
      <w:rPr>
        <w:rFonts w:ascii="Wingdings" w:hAnsi="Wingdings" w:hint="default"/>
        <w:color w:val="00549F"/>
        <w:sz w:val="20"/>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A97A7D"/>
    <w:multiLevelType w:val="hybridMultilevel"/>
    <w:tmpl w:val="53F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DD2F50"/>
    <w:multiLevelType w:val="hybridMultilevel"/>
    <w:tmpl w:val="12D84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082128"/>
    <w:multiLevelType w:val="hybridMultilevel"/>
    <w:tmpl w:val="7400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A76B8"/>
    <w:multiLevelType w:val="hybridMultilevel"/>
    <w:tmpl w:val="8E7A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02107D"/>
    <w:multiLevelType w:val="hybridMultilevel"/>
    <w:tmpl w:val="68A2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502113"/>
    <w:multiLevelType w:val="hybridMultilevel"/>
    <w:tmpl w:val="292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3B267F"/>
    <w:multiLevelType w:val="hybridMultilevel"/>
    <w:tmpl w:val="410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9939F3"/>
    <w:multiLevelType w:val="hybridMultilevel"/>
    <w:tmpl w:val="9A8A4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40DC6"/>
    <w:multiLevelType w:val="hybridMultilevel"/>
    <w:tmpl w:val="BBB80252"/>
    <w:lvl w:ilvl="0" w:tplc="C0B0BC64">
      <w:start w:val="1"/>
      <w:numFmt w:val="bullet"/>
      <w:pStyle w:val="TableBullet2"/>
      <w:lvlText w:val=""/>
      <w:lvlJc w:val="left"/>
      <w:pPr>
        <w:ind w:left="826" w:hanging="360"/>
      </w:pPr>
      <w:rPr>
        <w:rFonts w:ascii="Wingdings" w:hAnsi="Wingdings" w:hint="default"/>
        <w:color w:val="00549F"/>
        <w:sz w:val="20"/>
        <w:szCs w:val="24"/>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38"/>
  </w:num>
  <w:num w:numId="2">
    <w:abstractNumId w:val="16"/>
  </w:num>
  <w:num w:numId="3">
    <w:abstractNumId w:val="32"/>
  </w:num>
  <w:num w:numId="4">
    <w:abstractNumId w:val="33"/>
  </w:num>
  <w:num w:numId="5">
    <w:abstractNumId w:val="13"/>
  </w:num>
  <w:num w:numId="6">
    <w:abstractNumId w:val="2"/>
  </w:num>
  <w:num w:numId="7">
    <w:abstractNumId w:val="0"/>
  </w:num>
  <w:num w:numId="8">
    <w:abstractNumId w:val="17"/>
  </w:num>
  <w:num w:numId="9">
    <w:abstractNumId w:val="47"/>
  </w:num>
  <w:num w:numId="10">
    <w:abstractNumId w:val="19"/>
  </w:num>
  <w:num w:numId="11">
    <w:abstractNumId w:val="27"/>
  </w:num>
  <w:num w:numId="12">
    <w:abstractNumId w:val="28"/>
  </w:num>
  <w:num w:numId="13">
    <w:abstractNumId w:val="31"/>
  </w:num>
  <w:num w:numId="14">
    <w:abstractNumId w:val="5"/>
  </w:num>
  <w:num w:numId="15">
    <w:abstractNumId w:val="36"/>
  </w:num>
  <w:num w:numId="16">
    <w:abstractNumId w:val="6"/>
  </w:num>
  <w:num w:numId="17">
    <w:abstractNumId w:val="20"/>
  </w:num>
  <w:num w:numId="18">
    <w:abstractNumId w:val="43"/>
  </w:num>
  <w:num w:numId="19">
    <w:abstractNumId w:val="18"/>
  </w:num>
  <w:num w:numId="20">
    <w:abstractNumId w:val="35"/>
  </w:num>
  <w:num w:numId="21">
    <w:abstractNumId w:val="41"/>
  </w:num>
  <w:num w:numId="22">
    <w:abstractNumId w:val="15"/>
  </w:num>
  <w:num w:numId="23">
    <w:abstractNumId w:val="44"/>
  </w:num>
  <w:num w:numId="24">
    <w:abstractNumId w:val="30"/>
  </w:num>
  <w:num w:numId="25">
    <w:abstractNumId w:val="24"/>
  </w:num>
  <w:num w:numId="26">
    <w:abstractNumId w:val="25"/>
  </w:num>
  <w:num w:numId="27">
    <w:abstractNumId w:val="26"/>
  </w:num>
  <w:num w:numId="28">
    <w:abstractNumId w:val="29"/>
  </w:num>
  <w:num w:numId="29">
    <w:abstractNumId w:val="14"/>
  </w:num>
  <w:num w:numId="30">
    <w:abstractNumId w:val="45"/>
  </w:num>
  <w:num w:numId="31">
    <w:abstractNumId w:val="11"/>
  </w:num>
  <w:num w:numId="32">
    <w:abstractNumId w:val="42"/>
  </w:num>
  <w:num w:numId="33">
    <w:abstractNumId w:val="22"/>
  </w:num>
  <w:num w:numId="34">
    <w:abstractNumId w:val="46"/>
  </w:num>
  <w:num w:numId="35">
    <w:abstractNumId w:val="1"/>
  </w:num>
  <w:num w:numId="36">
    <w:abstractNumId w:val="4"/>
  </w:num>
  <w:num w:numId="37">
    <w:abstractNumId w:val="3"/>
  </w:num>
  <w:num w:numId="38">
    <w:abstractNumId w:val="21"/>
  </w:num>
  <w:num w:numId="39">
    <w:abstractNumId w:val="40"/>
  </w:num>
  <w:num w:numId="40">
    <w:abstractNumId w:val="12"/>
  </w:num>
  <w:num w:numId="41">
    <w:abstractNumId w:val="39"/>
  </w:num>
  <w:num w:numId="42">
    <w:abstractNumId w:val="10"/>
  </w:num>
  <w:num w:numId="43">
    <w:abstractNumId w:val="34"/>
  </w:num>
  <w:num w:numId="44">
    <w:abstractNumId w:val="9"/>
  </w:num>
  <w:num w:numId="45">
    <w:abstractNumId w:val="8"/>
  </w:num>
  <w:num w:numId="46">
    <w:abstractNumId w:val="7"/>
  </w:num>
  <w:num w:numId="47">
    <w:abstractNumId w:val="37"/>
  </w:num>
  <w:num w:numId="48">
    <w:abstractNumId w:val="2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antha Lippett">
    <w15:presenceInfo w15:providerId="AD" w15:userId="S-1-5-21-515967899-1202660629-682003330-50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CE6"/>
    <w:rsid w:val="00000B0A"/>
    <w:rsid w:val="000020FD"/>
    <w:rsid w:val="0000286C"/>
    <w:rsid w:val="00002BE1"/>
    <w:rsid w:val="000056DE"/>
    <w:rsid w:val="000071A4"/>
    <w:rsid w:val="00010273"/>
    <w:rsid w:val="00015C35"/>
    <w:rsid w:val="0002092C"/>
    <w:rsid w:val="00021BC3"/>
    <w:rsid w:val="00023285"/>
    <w:rsid w:val="0002561C"/>
    <w:rsid w:val="00025DF6"/>
    <w:rsid w:val="000261F4"/>
    <w:rsid w:val="00030247"/>
    <w:rsid w:val="00032134"/>
    <w:rsid w:val="000363F2"/>
    <w:rsid w:val="00041CF1"/>
    <w:rsid w:val="00050D6A"/>
    <w:rsid w:val="000528B0"/>
    <w:rsid w:val="00055ACA"/>
    <w:rsid w:val="00055FB4"/>
    <w:rsid w:val="00067F33"/>
    <w:rsid w:val="0007111A"/>
    <w:rsid w:val="0007205B"/>
    <w:rsid w:val="00072B7B"/>
    <w:rsid w:val="00072DE6"/>
    <w:rsid w:val="00075526"/>
    <w:rsid w:val="0008065D"/>
    <w:rsid w:val="00091784"/>
    <w:rsid w:val="000941D0"/>
    <w:rsid w:val="000975AE"/>
    <w:rsid w:val="000A06DC"/>
    <w:rsid w:val="000A13CD"/>
    <w:rsid w:val="000A7470"/>
    <w:rsid w:val="000B1458"/>
    <w:rsid w:val="000B257A"/>
    <w:rsid w:val="000B2E90"/>
    <w:rsid w:val="000B3055"/>
    <w:rsid w:val="000B3652"/>
    <w:rsid w:val="000B449C"/>
    <w:rsid w:val="000B7C75"/>
    <w:rsid w:val="000C1343"/>
    <w:rsid w:val="000C4851"/>
    <w:rsid w:val="000D4B3F"/>
    <w:rsid w:val="000E7483"/>
    <w:rsid w:val="000F2860"/>
    <w:rsid w:val="000F6F4E"/>
    <w:rsid w:val="001000ED"/>
    <w:rsid w:val="0010045D"/>
    <w:rsid w:val="00101217"/>
    <w:rsid w:val="00104D13"/>
    <w:rsid w:val="00115CCA"/>
    <w:rsid w:val="00120AF1"/>
    <w:rsid w:val="00126D6E"/>
    <w:rsid w:val="001318C8"/>
    <w:rsid w:val="0013548E"/>
    <w:rsid w:val="00135703"/>
    <w:rsid w:val="00136552"/>
    <w:rsid w:val="00141C1E"/>
    <w:rsid w:val="00145561"/>
    <w:rsid w:val="001463CA"/>
    <w:rsid w:val="001478EA"/>
    <w:rsid w:val="0015170F"/>
    <w:rsid w:val="00152B53"/>
    <w:rsid w:val="00155576"/>
    <w:rsid w:val="00161072"/>
    <w:rsid w:val="00162A71"/>
    <w:rsid w:val="001645AF"/>
    <w:rsid w:val="0017385D"/>
    <w:rsid w:val="00173DE0"/>
    <w:rsid w:val="001744C4"/>
    <w:rsid w:val="0018572C"/>
    <w:rsid w:val="00192031"/>
    <w:rsid w:val="001924FA"/>
    <w:rsid w:val="0019384F"/>
    <w:rsid w:val="00194406"/>
    <w:rsid w:val="0019540B"/>
    <w:rsid w:val="00197B09"/>
    <w:rsid w:val="001A0ED5"/>
    <w:rsid w:val="001A1101"/>
    <w:rsid w:val="001A15B1"/>
    <w:rsid w:val="001A163F"/>
    <w:rsid w:val="001A769A"/>
    <w:rsid w:val="001B078D"/>
    <w:rsid w:val="001B1FEA"/>
    <w:rsid w:val="001B4435"/>
    <w:rsid w:val="001B74E8"/>
    <w:rsid w:val="001B7AE9"/>
    <w:rsid w:val="001C5D34"/>
    <w:rsid w:val="001C717C"/>
    <w:rsid w:val="001D5972"/>
    <w:rsid w:val="001D5976"/>
    <w:rsid w:val="001D752D"/>
    <w:rsid w:val="001E1BC8"/>
    <w:rsid w:val="001E2F6C"/>
    <w:rsid w:val="0020249D"/>
    <w:rsid w:val="00203333"/>
    <w:rsid w:val="00210CE2"/>
    <w:rsid w:val="00212687"/>
    <w:rsid w:val="00214BF3"/>
    <w:rsid w:val="00222FF3"/>
    <w:rsid w:val="00224F13"/>
    <w:rsid w:val="00227185"/>
    <w:rsid w:val="002272CB"/>
    <w:rsid w:val="00227820"/>
    <w:rsid w:val="00235A1B"/>
    <w:rsid w:val="00245B25"/>
    <w:rsid w:val="00246CB6"/>
    <w:rsid w:val="00251072"/>
    <w:rsid w:val="00253080"/>
    <w:rsid w:val="00256FEE"/>
    <w:rsid w:val="002647F8"/>
    <w:rsid w:val="0027540B"/>
    <w:rsid w:val="002768A7"/>
    <w:rsid w:val="00286A44"/>
    <w:rsid w:val="0029042C"/>
    <w:rsid w:val="00296F30"/>
    <w:rsid w:val="002A2B22"/>
    <w:rsid w:val="002A3612"/>
    <w:rsid w:val="002A583E"/>
    <w:rsid w:val="002B72E4"/>
    <w:rsid w:val="002C0CE0"/>
    <w:rsid w:val="002C3D10"/>
    <w:rsid w:val="002C635C"/>
    <w:rsid w:val="002E251D"/>
    <w:rsid w:val="002F23DA"/>
    <w:rsid w:val="002F7120"/>
    <w:rsid w:val="003070C4"/>
    <w:rsid w:val="00307F0E"/>
    <w:rsid w:val="00310E4E"/>
    <w:rsid w:val="0031139C"/>
    <w:rsid w:val="0031560D"/>
    <w:rsid w:val="00316E33"/>
    <w:rsid w:val="003231D6"/>
    <w:rsid w:val="00324039"/>
    <w:rsid w:val="0032426F"/>
    <w:rsid w:val="00325B0C"/>
    <w:rsid w:val="00325F19"/>
    <w:rsid w:val="00327613"/>
    <w:rsid w:val="0032795E"/>
    <w:rsid w:val="00331D44"/>
    <w:rsid w:val="003337AF"/>
    <w:rsid w:val="003377F2"/>
    <w:rsid w:val="00337995"/>
    <w:rsid w:val="00337D67"/>
    <w:rsid w:val="003404F1"/>
    <w:rsid w:val="00340E67"/>
    <w:rsid w:val="0034247C"/>
    <w:rsid w:val="00343482"/>
    <w:rsid w:val="003440FB"/>
    <w:rsid w:val="0035142B"/>
    <w:rsid w:val="00353D4F"/>
    <w:rsid w:val="003556FB"/>
    <w:rsid w:val="00356255"/>
    <w:rsid w:val="003605F7"/>
    <w:rsid w:val="00360EBA"/>
    <w:rsid w:val="00361154"/>
    <w:rsid w:val="00361823"/>
    <w:rsid w:val="0036564D"/>
    <w:rsid w:val="00366453"/>
    <w:rsid w:val="00372EE6"/>
    <w:rsid w:val="00375607"/>
    <w:rsid w:val="0037779D"/>
    <w:rsid w:val="003779AE"/>
    <w:rsid w:val="00387297"/>
    <w:rsid w:val="00387B3F"/>
    <w:rsid w:val="003901EE"/>
    <w:rsid w:val="00390ED3"/>
    <w:rsid w:val="00394B93"/>
    <w:rsid w:val="00394E9C"/>
    <w:rsid w:val="00397977"/>
    <w:rsid w:val="003A11EC"/>
    <w:rsid w:val="003A4179"/>
    <w:rsid w:val="003A7384"/>
    <w:rsid w:val="003B4A34"/>
    <w:rsid w:val="003B56BC"/>
    <w:rsid w:val="003B7B93"/>
    <w:rsid w:val="003C3E6D"/>
    <w:rsid w:val="003C3F4C"/>
    <w:rsid w:val="003C6E44"/>
    <w:rsid w:val="003D0B15"/>
    <w:rsid w:val="003D318D"/>
    <w:rsid w:val="003D4E06"/>
    <w:rsid w:val="003D69DA"/>
    <w:rsid w:val="003F1433"/>
    <w:rsid w:val="003F1C2D"/>
    <w:rsid w:val="003F22B3"/>
    <w:rsid w:val="003F7B5B"/>
    <w:rsid w:val="00400A4D"/>
    <w:rsid w:val="00400AE8"/>
    <w:rsid w:val="00402845"/>
    <w:rsid w:val="00414961"/>
    <w:rsid w:val="00415ADD"/>
    <w:rsid w:val="00416A41"/>
    <w:rsid w:val="0042117B"/>
    <w:rsid w:val="004256F2"/>
    <w:rsid w:val="0043067B"/>
    <w:rsid w:val="004314DA"/>
    <w:rsid w:val="00432EF3"/>
    <w:rsid w:val="00432F1E"/>
    <w:rsid w:val="00433B3F"/>
    <w:rsid w:val="004352E0"/>
    <w:rsid w:val="00435BF1"/>
    <w:rsid w:val="00440BF8"/>
    <w:rsid w:val="00444DE3"/>
    <w:rsid w:val="0044601C"/>
    <w:rsid w:val="004462C5"/>
    <w:rsid w:val="00446EF0"/>
    <w:rsid w:val="00452901"/>
    <w:rsid w:val="004552E5"/>
    <w:rsid w:val="00460257"/>
    <w:rsid w:val="00462A82"/>
    <w:rsid w:val="00462BDC"/>
    <w:rsid w:val="00462DF7"/>
    <w:rsid w:val="00467C03"/>
    <w:rsid w:val="004714A8"/>
    <w:rsid w:val="004735E2"/>
    <w:rsid w:val="00474CE6"/>
    <w:rsid w:val="00477089"/>
    <w:rsid w:val="004819F6"/>
    <w:rsid w:val="0048241A"/>
    <w:rsid w:val="00486C2C"/>
    <w:rsid w:val="00491447"/>
    <w:rsid w:val="004946E6"/>
    <w:rsid w:val="004A060C"/>
    <w:rsid w:val="004A0C22"/>
    <w:rsid w:val="004A3C7F"/>
    <w:rsid w:val="004A42F1"/>
    <w:rsid w:val="004B0EFF"/>
    <w:rsid w:val="004B1F01"/>
    <w:rsid w:val="004B5017"/>
    <w:rsid w:val="004C01E8"/>
    <w:rsid w:val="004C2FA3"/>
    <w:rsid w:val="004C4AAF"/>
    <w:rsid w:val="004D0252"/>
    <w:rsid w:val="004E598C"/>
    <w:rsid w:val="004F0301"/>
    <w:rsid w:val="004F04C4"/>
    <w:rsid w:val="004F3EB9"/>
    <w:rsid w:val="004F565D"/>
    <w:rsid w:val="00500816"/>
    <w:rsid w:val="00500F54"/>
    <w:rsid w:val="00515557"/>
    <w:rsid w:val="00515F54"/>
    <w:rsid w:val="0052324D"/>
    <w:rsid w:val="005235F1"/>
    <w:rsid w:val="00525372"/>
    <w:rsid w:val="00532F29"/>
    <w:rsid w:val="005409B0"/>
    <w:rsid w:val="00543248"/>
    <w:rsid w:val="00547682"/>
    <w:rsid w:val="00552079"/>
    <w:rsid w:val="00556312"/>
    <w:rsid w:val="00560AD1"/>
    <w:rsid w:val="00560DAF"/>
    <w:rsid w:val="0056320A"/>
    <w:rsid w:val="005642AB"/>
    <w:rsid w:val="005670E2"/>
    <w:rsid w:val="00575DD8"/>
    <w:rsid w:val="00584882"/>
    <w:rsid w:val="00585569"/>
    <w:rsid w:val="00585C53"/>
    <w:rsid w:val="005901AD"/>
    <w:rsid w:val="00594D92"/>
    <w:rsid w:val="00594F7F"/>
    <w:rsid w:val="005956F7"/>
    <w:rsid w:val="005A150C"/>
    <w:rsid w:val="005A16BD"/>
    <w:rsid w:val="005A30B2"/>
    <w:rsid w:val="005A7498"/>
    <w:rsid w:val="005B2EE8"/>
    <w:rsid w:val="005B4377"/>
    <w:rsid w:val="005C53FB"/>
    <w:rsid w:val="005C5A4C"/>
    <w:rsid w:val="005C6B70"/>
    <w:rsid w:val="005D272A"/>
    <w:rsid w:val="005D3A61"/>
    <w:rsid w:val="005D6A07"/>
    <w:rsid w:val="005D6A83"/>
    <w:rsid w:val="005E4BA9"/>
    <w:rsid w:val="005E6A53"/>
    <w:rsid w:val="005F2171"/>
    <w:rsid w:val="005F5584"/>
    <w:rsid w:val="005F6BE7"/>
    <w:rsid w:val="006026E3"/>
    <w:rsid w:val="00602EB0"/>
    <w:rsid w:val="00603EDF"/>
    <w:rsid w:val="006072F4"/>
    <w:rsid w:val="00610819"/>
    <w:rsid w:val="00611BC0"/>
    <w:rsid w:val="00612F55"/>
    <w:rsid w:val="006169CF"/>
    <w:rsid w:val="00620CDF"/>
    <w:rsid w:val="0062404A"/>
    <w:rsid w:val="00625781"/>
    <w:rsid w:val="0062727E"/>
    <w:rsid w:val="00627877"/>
    <w:rsid w:val="00631557"/>
    <w:rsid w:val="006343B0"/>
    <w:rsid w:val="006408FA"/>
    <w:rsid w:val="00640F9D"/>
    <w:rsid w:val="00642081"/>
    <w:rsid w:val="0064260C"/>
    <w:rsid w:val="00642FC3"/>
    <w:rsid w:val="00643292"/>
    <w:rsid w:val="006433A5"/>
    <w:rsid w:val="006436CD"/>
    <w:rsid w:val="00644467"/>
    <w:rsid w:val="00645607"/>
    <w:rsid w:val="00646066"/>
    <w:rsid w:val="00646324"/>
    <w:rsid w:val="00646D23"/>
    <w:rsid w:val="006531DE"/>
    <w:rsid w:val="00653278"/>
    <w:rsid w:val="006541C2"/>
    <w:rsid w:val="006576E8"/>
    <w:rsid w:val="00665454"/>
    <w:rsid w:val="00666893"/>
    <w:rsid w:val="00670C7D"/>
    <w:rsid w:val="0068015C"/>
    <w:rsid w:val="0068043F"/>
    <w:rsid w:val="00683E9D"/>
    <w:rsid w:val="00686150"/>
    <w:rsid w:val="00687B7E"/>
    <w:rsid w:val="006906F2"/>
    <w:rsid w:val="00691D4B"/>
    <w:rsid w:val="006932EA"/>
    <w:rsid w:val="00695424"/>
    <w:rsid w:val="006A0FCC"/>
    <w:rsid w:val="006A50EE"/>
    <w:rsid w:val="006A5AB4"/>
    <w:rsid w:val="006A5E21"/>
    <w:rsid w:val="006A708F"/>
    <w:rsid w:val="006A7784"/>
    <w:rsid w:val="006B5725"/>
    <w:rsid w:val="006B5991"/>
    <w:rsid w:val="006C5C4E"/>
    <w:rsid w:val="006C65C1"/>
    <w:rsid w:val="006D0528"/>
    <w:rsid w:val="006D20A3"/>
    <w:rsid w:val="006D7F97"/>
    <w:rsid w:val="006E2135"/>
    <w:rsid w:val="006E273F"/>
    <w:rsid w:val="006E2804"/>
    <w:rsid w:val="006E481C"/>
    <w:rsid w:val="006F189C"/>
    <w:rsid w:val="006F208C"/>
    <w:rsid w:val="006F3649"/>
    <w:rsid w:val="006F3BBD"/>
    <w:rsid w:val="006F71F1"/>
    <w:rsid w:val="00702B38"/>
    <w:rsid w:val="00702EC3"/>
    <w:rsid w:val="007152ED"/>
    <w:rsid w:val="0072026A"/>
    <w:rsid w:val="007219AE"/>
    <w:rsid w:val="00722378"/>
    <w:rsid w:val="00724B0A"/>
    <w:rsid w:val="007257B2"/>
    <w:rsid w:val="00734166"/>
    <w:rsid w:val="00737020"/>
    <w:rsid w:val="00741461"/>
    <w:rsid w:val="0074431D"/>
    <w:rsid w:val="0074548D"/>
    <w:rsid w:val="007456D0"/>
    <w:rsid w:val="00746579"/>
    <w:rsid w:val="007515CF"/>
    <w:rsid w:val="00751C5D"/>
    <w:rsid w:val="0075256E"/>
    <w:rsid w:val="00755696"/>
    <w:rsid w:val="007619D9"/>
    <w:rsid w:val="007667C2"/>
    <w:rsid w:val="00767CF1"/>
    <w:rsid w:val="00774F17"/>
    <w:rsid w:val="007767B7"/>
    <w:rsid w:val="007847C4"/>
    <w:rsid w:val="00795BDF"/>
    <w:rsid w:val="007A15DB"/>
    <w:rsid w:val="007A4C8A"/>
    <w:rsid w:val="007B02D7"/>
    <w:rsid w:val="007B672E"/>
    <w:rsid w:val="007B7289"/>
    <w:rsid w:val="007C279D"/>
    <w:rsid w:val="007C3CC6"/>
    <w:rsid w:val="007C54F2"/>
    <w:rsid w:val="007C5B0B"/>
    <w:rsid w:val="007C5D78"/>
    <w:rsid w:val="007C6C65"/>
    <w:rsid w:val="007D2292"/>
    <w:rsid w:val="007D5D76"/>
    <w:rsid w:val="007D7C63"/>
    <w:rsid w:val="007E7160"/>
    <w:rsid w:val="007F50C5"/>
    <w:rsid w:val="007F6433"/>
    <w:rsid w:val="007F7397"/>
    <w:rsid w:val="007F75CE"/>
    <w:rsid w:val="008001D3"/>
    <w:rsid w:val="00801413"/>
    <w:rsid w:val="00802836"/>
    <w:rsid w:val="008028BE"/>
    <w:rsid w:val="008047DB"/>
    <w:rsid w:val="00812FCD"/>
    <w:rsid w:val="008152CB"/>
    <w:rsid w:val="00816282"/>
    <w:rsid w:val="0082469D"/>
    <w:rsid w:val="00834AFD"/>
    <w:rsid w:val="00836A14"/>
    <w:rsid w:val="00836CF1"/>
    <w:rsid w:val="008373E6"/>
    <w:rsid w:val="00841E8D"/>
    <w:rsid w:val="00843478"/>
    <w:rsid w:val="00844C58"/>
    <w:rsid w:val="008510E3"/>
    <w:rsid w:val="008602E1"/>
    <w:rsid w:val="008636C8"/>
    <w:rsid w:val="0088295E"/>
    <w:rsid w:val="00883E54"/>
    <w:rsid w:val="00893FC0"/>
    <w:rsid w:val="008A51B5"/>
    <w:rsid w:val="008A5F0D"/>
    <w:rsid w:val="008A64E2"/>
    <w:rsid w:val="008B01BE"/>
    <w:rsid w:val="008B030A"/>
    <w:rsid w:val="008B20DA"/>
    <w:rsid w:val="008B77F9"/>
    <w:rsid w:val="008B7FCB"/>
    <w:rsid w:val="008C011D"/>
    <w:rsid w:val="008C1396"/>
    <w:rsid w:val="008C28F6"/>
    <w:rsid w:val="008C4BEF"/>
    <w:rsid w:val="008C6EC5"/>
    <w:rsid w:val="008C7AB3"/>
    <w:rsid w:val="008D3CD5"/>
    <w:rsid w:val="008D4F9F"/>
    <w:rsid w:val="008E00AF"/>
    <w:rsid w:val="008E23E9"/>
    <w:rsid w:val="008E5484"/>
    <w:rsid w:val="008E7ED5"/>
    <w:rsid w:val="008F08B3"/>
    <w:rsid w:val="008F166B"/>
    <w:rsid w:val="008F1B20"/>
    <w:rsid w:val="00902C44"/>
    <w:rsid w:val="0090515C"/>
    <w:rsid w:val="009062C2"/>
    <w:rsid w:val="00911BCB"/>
    <w:rsid w:val="00913E14"/>
    <w:rsid w:val="00914D88"/>
    <w:rsid w:val="0091625C"/>
    <w:rsid w:val="00920FC4"/>
    <w:rsid w:val="0092195D"/>
    <w:rsid w:val="00925C4C"/>
    <w:rsid w:val="00931EE2"/>
    <w:rsid w:val="00933E74"/>
    <w:rsid w:val="009343CB"/>
    <w:rsid w:val="00934A53"/>
    <w:rsid w:val="009355D9"/>
    <w:rsid w:val="00935CBB"/>
    <w:rsid w:val="0093701F"/>
    <w:rsid w:val="00950391"/>
    <w:rsid w:val="009540DB"/>
    <w:rsid w:val="00954C53"/>
    <w:rsid w:val="009558F4"/>
    <w:rsid w:val="00955AD6"/>
    <w:rsid w:val="00957563"/>
    <w:rsid w:val="0095797C"/>
    <w:rsid w:val="00960043"/>
    <w:rsid w:val="00966D2D"/>
    <w:rsid w:val="0097004F"/>
    <w:rsid w:val="00972070"/>
    <w:rsid w:val="00980C78"/>
    <w:rsid w:val="00990D64"/>
    <w:rsid w:val="00991A3F"/>
    <w:rsid w:val="00992C45"/>
    <w:rsid w:val="009978F0"/>
    <w:rsid w:val="009B6084"/>
    <w:rsid w:val="009C30F3"/>
    <w:rsid w:val="009C31E0"/>
    <w:rsid w:val="009C74A5"/>
    <w:rsid w:val="009D2A79"/>
    <w:rsid w:val="009D762F"/>
    <w:rsid w:val="009E2F12"/>
    <w:rsid w:val="00A0047C"/>
    <w:rsid w:val="00A04132"/>
    <w:rsid w:val="00A0604B"/>
    <w:rsid w:val="00A077C3"/>
    <w:rsid w:val="00A22736"/>
    <w:rsid w:val="00A24744"/>
    <w:rsid w:val="00A4341C"/>
    <w:rsid w:val="00A44633"/>
    <w:rsid w:val="00A47A72"/>
    <w:rsid w:val="00A53C5A"/>
    <w:rsid w:val="00A5436B"/>
    <w:rsid w:val="00A54B75"/>
    <w:rsid w:val="00A54E7F"/>
    <w:rsid w:val="00A559C1"/>
    <w:rsid w:val="00A56014"/>
    <w:rsid w:val="00A62011"/>
    <w:rsid w:val="00A621E5"/>
    <w:rsid w:val="00A62BBD"/>
    <w:rsid w:val="00A65C2B"/>
    <w:rsid w:val="00A71025"/>
    <w:rsid w:val="00A80215"/>
    <w:rsid w:val="00A865FA"/>
    <w:rsid w:val="00A903CB"/>
    <w:rsid w:val="00A92B83"/>
    <w:rsid w:val="00A956F0"/>
    <w:rsid w:val="00AA44E4"/>
    <w:rsid w:val="00AA5A54"/>
    <w:rsid w:val="00AA5DD6"/>
    <w:rsid w:val="00AB082F"/>
    <w:rsid w:val="00AB33B2"/>
    <w:rsid w:val="00AB3538"/>
    <w:rsid w:val="00AB4A5A"/>
    <w:rsid w:val="00AB60D0"/>
    <w:rsid w:val="00AB67FB"/>
    <w:rsid w:val="00AC2C7B"/>
    <w:rsid w:val="00AC40C3"/>
    <w:rsid w:val="00AC462E"/>
    <w:rsid w:val="00AC5214"/>
    <w:rsid w:val="00AC7364"/>
    <w:rsid w:val="00AC7903"/>
    <w:rsid w:val="00AE65BF"/>
    <w:rsid w:val="00AF2F32"/>
    <w:rsid w:val="00AF3E5D"/>
    <w:rsid w:val="00B00EBF"/>
    <w:rsid w:val="00B02302"/>
    <w:rsid w:val="00B05195"/>
    <w:rsid w:val="00B070EE"/>
    <w:rsid w:val="00B071CC"/>
    <w:rsid w:val="00B07D15"/>
    <w:rsid w:val="00B12D8B"/>
    <w:rsid w:val="00B12E14"/>
    <w:rsid w:val="00B145F9"/>
    <w:rsid w:val="00B14B37"/>
    <w:rsid w:val="00B14E16"/>
    <w:rsid w:val="00B27288"/>
    <w:rsid w:val="00B27D11"/>
    <w:rsid w:val="00B3209B"/>
    <w:rsid w:val="00B32E99"/>
    <w:rsid w:val="00B35684"/>
    <w:rsid w:val="00B35B2F"/>
    <w:rsid w:val="00B366D2"/>
    <w:rsid w:val="00B40B9E"/>
    <w:rsid w:val="00B42B28"/>
    <w:rsid w:val="00B4575B"/>
    <w:rsid w:val="00B461F0"/>
    <w:rsid w:val="00B53AC2"/>
    <w:rsid w:val="00B563F3"/>
    <w:rsid w:val="00B5668F"/>
    <w:rsid w:val="00B56AD5"/>
    <w:rsid w:val="00B60E47"/>
    <w:rsid w:val="00B61D8B"/>
    <w:rsid w:val="00B64E7A"/>
    <w:rsid w:val="00B6557E"/>
    <w:rsid w:val="00B6707D"/>
    <w:rsid w:val="00B70011"/>
    <w:rsid w:val="00B725FE"/>
    <w:rsid w:val="00B728E1"/>
    <w:rsid w:val="00B74EA7"/>
    <w:rsid w:val="00B854C2"/>
    <w:rsid w:val="00B90D65"/>
    <w:rsid w:val="00BA3129"/>
    <w:rsid w:val="00BA4513"/>
    <w:rsid w:val="00BA7803"/>
    <w:rsid w:val="00BB3D62"/>
    <w:rsid w:val="00BB5590"/>
    <w:rsid w:val="00BC598A"/>
    <w:rsid w:val="00BC5F3B"/>
    <w:rsid w:val="00BC6E5D"/>
    <w:rsid w:val="00BC6EA3"/>
    <w:rsid w:val="00BD68FC"/>
    <w:rsid w:val="00BE1399"/>
    <w:rsid w:val="00BE1974"/>
    <w:rsid w:val="00BE21D0"/>
    <w:rsid w:val="00BE28A5"/>
    <w:rsid w:val="00BE4574"/>
    <w:rsid w:val="00BE4ACD"/>
    <w:rsid w:val="00BE52D2"/>
    <w:rsid w:val="00BE5DC4"/>
    <w:rsid w:val="00BE6E51"/>
    <w:rsid w:val="00BF4146"/>
    <w:rsid w:val="00BF53B0"/>
    <w:rsid w:val="00C017BE"/>
    <w:rsid w:val="00C0241E"/>
    <w:rsid w:val="00C04CE9"/>
    <w:rsid w:val="00C06DDC"/>
    <w:rsid w:val="00C0754F"/>
    <w:rsid w:val="00C11710"/>
    <w:rsid w:val="00C11FAB"/>
    <w:rsid w:val="00C1288B"/>
    <w:rsid w:val="00C13B7B"/>
    <w:rsid w:val="00C15429"/>
    <w:rsid w:val="00C15E7D"/>
    <w:rsid w:val="00C16905"/>
    <w:rsid w:val="00C20AE9"/>
    <w:rsid w:val="00C25295"/>
    <w:rsid w:val="00C267EE"/>
    <w:rsid w:val="00C276BD"/>
    <w:rsid w:val="00C276E9"/>
    <w:rsid w:val="00C33153"/>
    <w:rsid w:val="00C36DB6"/>
    <w:rsid w:val="00C40047"/>
    <w:rsid w:val="00C41E06"/>
    <w:rsid w:val="00C51452"/>
    <w:rsid w:val="00C52A8F"/>
    <w:rsid w:val="00C54C4A"/>
    <w:rsid w:val="00C62903"/>
    <w:rsid w:val="00C62F9B"/>
    <w:rsid w:val="00C63720"/>
    <w:rsid w:val="00C662B9"/>
    <w:rsid w:val="00C67AC3"/>
    <w:rsid w:val="00C73FC8"/>
    <w:rsid w:val="00C82189"/>
    <w:rsid w:val="00C82AF5"/>
    <w:rsid w:val="00C93A5B"/>
    <w:rsid w:val="00C970B5"/>
    <w:rsid w:val="00CA58FB"/>
    <w:rsid w:val="00CA617D"/>
    <w:rsid w:val="00CB6473"/>
    <w:rsid w:val="00CB7512"/>
    <w:rsid w:val="00CB7E0B"/>
    <w:rsid w:val="00CC7AE9"/>
    <w:rsid w:val="00CD3D26"/>
    <w:rsid w:val="00CE0A4E"/>
    <w:rsid w:val="00CE3338"/>
    <w:rsid w:val="00CE387C"/>
    <w:rsid w:val="00CE615B"/>
    <w:rsid w:val="00CF1329"/>
    <w:rsid w:val="00CF33CB"/>
    <w:rsid w:val="00CF598D"/>
    <w:rsid w:val="00D026DB"/>
    <w:rsid w:val="00D038F6"/>
    <w:rsid w:val="00D05F92"/>
    <w:rsid w:val="00D10D7F"/>
    <w:rsid w:val="00D11EEB"/>
    <w:rsid w:val="00D125A4"/>
    <w:rsid w:val="00D1295D"/>
    <w:rsid w:val="00D21EDC"/>
    <w:rsid w:val="00D22122"/>
    <w:rsid w:val="00D25312"/>
    <w:rsid w:val="00D26ADF"/>
    <w:rsid w:val="00D26D59"/>
    <w:rsid w:val="00D30EAC"/>
    <w:rsid w:val="00D339B1"/>
    <w:rsid w:val="00D352BD"/>
    <w:rsid w:val="00D40AB3"/>
    <w:rsid w:val="00D41B92"/>
    <w:rsid w:val="00D47742"/>
    <w:rsid w:val="00D47BF5"/>
    <w:rsid w:val="00D502ED"/>
    <w:rsid w:val="00D521A2"/>
    <w:rsid w:val="00D5464D"/>
    <w:rsid w:val="00D5519A"/>
    <w:rsid w:val="00D5579D"/>
    <w:rsid w:val="00D57D32"/>
    <w:rsid w:val="00D6082B"/>
    <w:rsid w:val="00D63248"/>
    <w:rsid w:val="00D63600"/>
    <w:rsid w:val="00D65CFD"/>
    <w:rsid w:val="00D7072E"/>
    <w:rsid w:val="00D72085"/>
    <w:rsid w:val="00D7467C"/>
    <w:rsid w:val="00D75965"/>
    <w:rsid w:val="00D75D67"/>
    <w:rsid w:val="00D81CDF"/>
    <w:rsid w:val="00D8457C"/>
    <w:rsid w:val="00D91598"/>
    <w:rsid w:val="00D91745"/>
    <w:rsid w:val="00D91A62"/>
    <w:rsid w:val="00DA0631"/>
    <w:rsid w:val="00DA1F8C"/>
    <w:rsid w:val="00DA6B30"/>
    <w:rsid w:val="00DA74BD"/>
    <w:rsid w:val="00DB2E1D"/>
    <w:rsid w:val="00DB3FB3"/>
    <w:rsid w:val="00DB5F1C"/>
    <w:rsid w:val="00DC2EA0"/>
    <w:rsid w:val="00DC2FBD"/>
    <w:rsid w:val="00DC3BBF"/>
    <w:rsid w:val="00DD0A5B"/>
    <w:rsid w:val="00DE3549"/>
    <w:rsid w:val="00DE7818"/>
    <w:rsid w:val="00DF0581"/>
    <w:rsid w:val="00DF0837"/>
    <w:rsid w:val="00DF1DF2"/>
    <w:rsid w:val="00DF2860"/>
    <w:rsid w:val="00DF3179"/>
    <w:rsid w:val="00E03676"/>
    <w:rsid w:val="00E03D72"/>
    <w:rsid w:val="00E0466F"/>
    <w:rsid w:val="00E048CB"/>
    <w:rsid w:val="00E04C05"/>
    <w:rsid w:val="00E05A49"/>
    <w:rsid w:val="00E05DFA"/>
    <w:rsid w:val="00E05DFB"/>
    <w:rsid w:val="00E070D5"/>
    <w:rsid w:val="00E071C9"/>
    <w:rsid w:val="00E103E3"/>
    <w:rsid w:val="00E12E6D"/>
    <w:rsid w:val="00E15415"/>
    <w:rsid w:val="00E15918"/>
    <w:rsid w:val="00E16DA4"/>
    <w:rsid w:val="00E30357"/>
    <w:rsid w:val="00E34378"/>
    <w:rsid w:val="00E41A37"/>
    <w:rsid w:val="00E44353"/>
    <w:rsid w:val="00E4483F"/>
    <w:rsid w:val="00E55B6B"/>
    <w:rsid w:val="00E61740"/>
    <w:rsid w:val="00E6390C"/>
    <w:rsid w:val="00E63AB1"/>
    <w:rsid w:val="00E64944"/>
    <w:rsid w:val="00E675B5"/>
    <w:rsid w:val="00E733B3"/>
    <w:rsid w:val="00E762B8"/>
    <w:rsid w:val="00E8272A"/>
    <w:rsid w:val="00E852C1"/>
    <w:rsid w:val="00E857FB"/>
    <w:rsid w:val="00E90966"/>
    <w:rsid w:val="00E92962"/>
    <w:rsid w:val="00E92C3E"/>
    <w:rsid w:val="00E94182"/>
    <w:rsid w:val="00E95ECE"/>
    <w:rsid w:val="00E97D2F"/>
    <w:rsid w:val="00EA3575"/>
    <w:rsid w:val="00EA49F2"/>
    <w:rsid w:val="00EA5EEC"/>
    <w:rsid w:val="00EB1708"/>
    <w:rsid w:val="00EB3661"/>
    <w:rsid w:val="00EB5824"/>
    <w:rsid w:val="00EB7AD4"/>
    <w:rsid w:val="00ED675E"/>
    <w:rsid w:val="00EE0D0F"/>
    <w:rsid w:val="00EE31B6"/>
    <w:rsid w:val="00EE5ADA"/>
    <w:rsid w:val="00EF4CAF"/>
    <w:rsid w:val="00F0110A"/>
    <w:rsid w:val="00F01907"/>
    <w:rsid w:val="00F06307"/>
    <w:rsid w:val="00F069E5"/>
    <w:rsid w:val="00F10429"/>
    <w:rsid w:val="00F10E88"/>
    <w:rsid w:val="00F126F7"/>
    <w:rsid w:val="00F1522D"/>
    <w:rsid w:val="00F157F6"/>
    <w:rsid w:val="00F213A3"/>
    <w:rsid w:val="00F22907"/>
    <w:rsid w:val="00F22BB4"/>
    <w:rsid w:val="00F26DA4"/>
    <w:rsid w:val="00F3087D"/>
    <w:rsid w:val="00F3360A"/>
    <w:rsid w:val="00F4083F"/>
    <w:rsid w:val="00F40D27"/>
    <w:rsid w:val="00F439AE"/>
    <w:rsid w:val="00F515D1"/>
    <w:rsid w:val="00F54292"/>
    <w:rsid w:val="00F5663C"/>
    <w:rsid w:val="00F571F8"/>
    <w:rsid w:val="00F62E31"/>
    <w:rsid w:val="00F65A6C"/>
    <w:rsid w:val="00F67B6B"/>
    <w:rsid w:val="00F718AA"/>
    <w:rsid w:val="00F7308E"/>
    <w:rsid w:val="00F74C80"/>
    <w:rsid w:val="00F80B51"/>
    <w:rsid w:val="00F8503A"/>
    <w:rsid w:val="00F87431"/>
    <w:rsid w:val="00F904B6"/>
    <w:rsid w:val="00F93E86"/>
    <w:rsid w:val="00FA0064"/>
    <w:rsid w:val="00FA4F72"/>
    <w:rsid w:val="00FA555D"/>
    <w:rsid w:val="00FA639E"/>
    <w:rsid w:val="00FB3042"/>
    <w:rsid w:val="00FB4BF9"/>
    <w:rsid w:val="00FB63A5"/>
    <w:rsid w:val="00FC078D"/>
    <w:rsid w:val="00FC4F8D"/>
    <w:rsid w:val="00FC5D7E"/>
    <w:rsid w:val="00FD10CB"/>
    <w:rsid w:val="00FD1B4C"/>
    <w:rsid w:val="00FD5B95"/>
    <w:rsid w:val="00FF411B"/>
    <w:rsid w:val="00FF7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3428"/>
  <w15:docId w15:val="{570971A3-1554-4C39-A87C-821CE246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072"/>
    <w:pPr>
      <w:spacing w:before="120" w:after="12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560DAF"/>
    <w:pPr>
      <w:keepNext/>
      <w:pageBreakBefore/>
      <w:spacing w:after="240"/>
      <w:outlineLvl w:val="0"/>
    </w:pPr>
    <w:rPr>
      <w:b/>
      <w:color w:val="00549F"/>
      <w:sz w:val="36"/>
      <w:szCs w:val="32"/>
    </w:rPr>
  </w:style>
  <w:style w:type="paragraph" w:styleId="Heading2">
    <w:name w:val="heading 2"/>
    <w:basedOn w:val="Normal"/>
    <w:next w:val="Normal"/>
    <w:link w:val="Heading2Char"/>
    <w:qFormat/>
    <w:rsid w:val="00310E4E"/>
    <w:pPr>
      <w:keepNext/>
      <w:spacing w:before="360"/>
      <w:outlineLvl w:val="1"/>
    </w:pPr>
    <w:rPr>
      <w:b/>
      <w:color w:val="000000" w:themeColor="text1"/>
      <w:sz w:val="28"/>
      <w:szCs w:val="28"/>
    </w:rPr>
  </w:style>
  <w:style w:type="paragraph" w:styleId="Heading3">
    <w:name w:val="heading 3"/>
    <w:basedOn w:val="Normal"/>
    <w:next w:val="Normal"/>
    <w:link w:val="Heading3Char"/>
    <w:uiPriority w:val="9"/>
    <w:qFormat/>
    <w:rsid w:val="00310E4E"/>
    <w:pPr>
      <w:keepNext/>
      <w:spacing w:before="240" w:after="60"/>
      <w:outlineLvl w:val="2"/>
    </w:pPr>
    <w:rPr>
      <w:rFonts w:cs="Arial"/>
      <w:b/>
      <w:bCs/>
      <w:color w:val="00549F"/>
      <w:sz w:val="24"/>
      <w:szCs w:val="24"/>
    </w:rPr>
  </w:style>
  <w:style w:type="paragraph" w:styleId="Heading4">
    <w:name w:val="heading 4"/>
    <w:basedOn w:val="Normal"/>
    <w:next w:val="Normal"/>
    <w:link w:val="Heading4Char"/>
    <w:qFormat/>
    <w:rsid w:val="005409B0"/>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0A06DC"/>
    <w:rPr>
      <w:rFonts w:ascii="Tahoma" w:hAnsi="Tahoma" w:cs="Tahoma"/>
      <w:sz w:val="16"/>
      <w:szCs w:val="16"/>
    </w:rPr>
  </w:style>
  <w:style w:type="character" w:customStyle="1" w:styleId="BalloonTextChar">
    <w:name w:val="Balloon Text Char"/>
    <w:basedOn w:val="DefaultParagraphFont"/>
    <w:link w:val="BalloonText"/>
    <w:semiHidden/>
    <w:rsid w:val="000A06DC"/>
    <w:rPr>
      <w:rFonts w:ascii="Tahoma" w:eastAsia="Times New Roman" w:hAnsi="Tahoma" w:cs="Tahoma"/>
      <w:sz w:val="16"/>
      <w:szCs w:val="16"/>
    </w:rPr>
  </w:style>
  <w:style w:type="paragraph" w:styleId="BlockText">
    <w:name w:val="Block Text"/>
    <w:basedOn w:val="Normal"/>
    <w:rsid w:val="000A06DC"/>
    <w:pPr>
      <w:ind w:left="1440" w:right="1440"/>
    </w:pPr>
  </w:style>
  <w:style w:type="paragraph" w:customStyle="1" w:styleId="Bullet1">
    <w:name w:val="Bullet1"/>
    <w:basedOn w:val="Normal"/>
    <w:qFormat/>
    <w:rsid w:val="005D272A"/>
    <w:pPr>
      <w:numPr>
        <w:numId w:val="2"/>
      </w:numPr>
    </w:pPr>
  </w:style>
  <w:style w:type="paragraph" w:customStyle="1" w:styleId="Bullet2">
    <w:name w:val="Bullet2"/>
    <w:basedOn w:val="Bullet1"/>
    <w:rsid w:val="0008065D"/>
    <w:pPr>
      <w:numPr>
        <w:numId w:val="5"/>
      </w:numPr>
    </w:pPr>
    <w:rPr>
      <w:rFonts w:eastAsiaTheme="minorHAnsi"/>
    </w:rPr>
  </w:style>
  <w:style w:type="paragraph" w:customStyle="1" w:styleId="Bullet3">
    <w:name w:val="Bullet3"/>
    <w:basedOn w:val="Bullet1"/>
    <w:rsid w:val="006D20A3"/>
    <w:pPr>
      <w:numPr>
        <w:numId w:val="6"/>
      </w:numPr>
      <w:ind w:left="1440"/>
    </w:pPr>
    <w:rPr>
      <w:rFonts w:eastAsiaTheme="minorHAnsi"/>
    </w:rPr>
  </w:style>
  <w:style w:type="paragraph" w:customStyle="1" w:styleId="CompanyInformation">
    <w:name w:val="Company Information"/>
    <w:basedOn w:val="Normal"/>
    <w:link w:val="CompanyInformationChar"/>
    <w:rsid w:val="000A06DC"/>
    <w:pPr>
      <w:spacing w:after="0"/>
    </w:pPr>
    <w:rPr>
      <w:color w:val="808080"/>
      <w:sz w:val="15"/>
    </w:rPr>
  </w:style>
  <w:style w:type="paragraph" w:customStyle="1" w:styleId="Contents">
    <w:name w:val="Contents"/>
    <w:basedOn w:val="Normal"/>
    <w:link w:val="ContentsChar"/>
    <w:qFormat/>
    <w:rsid w:val="00560DAF"/>
    <w:pPr>
      <w:spacing w:before="0" w:after="240"/>
    </w:pPr>
    <w:rPr>
      <w:b/>
      <w:color w:val="00549F"/>
      <w:sz w:val="36"/>
      <w:szCs w:val="36"/>
    </w:rPr>
  </w:style>
  <w:style w:type="paragraph" w:customStyle="1" w:styleId="Date-Author-Version">
    <w:name w:val="Date-Author-Version"/>
    <w:basedOn w:val="Normal"/>
    <w:rsid w:val="00560DAF"/>
    <w:pPr>
      <w:spacing w:before="240" w:after="240"/>
      <w:jc w:val="right"/>
    </w:pPr>
    <w:rPr>
      <w:rFonts w:cs="Arial"/>
      <w:b/>
      <w:color w:val="00549F"/>
      <w:sz w:val="36"/>
      <w:szCs w:val="36"/>
    </w:rPr>
  </w:style>
  <w:style w:type="paragraph" w:styleId="Footer">
    <w:name w:val="footer"/>
    <w:basedOn w:val="Normal"/>
    <w:link w:val="FooterChar"/>
    <w:uiPriority w:val="99"/>
    <w:rsid w:val="000A06DC"/>
    <w:pPr>
      <w:tabs>
        <w:tab w:val="center" w:pos="4320"/>
        <w:tab w:val="right" w:pos="8640"/>
      </w:tabs>
    </w:pPr>
  </w:style>
  <w:style w:type="character" w:customStyle="1" w:styleId="FooterChar">
    <w:name w:val="Footer Char"/>
    <w:basedOn w:val="DefaultParagraphFont"/>
    <w:link w:val="Footer"/>
    <w:uiPriority w:val="99"/>
    <w:rsid w:val="000A06DC"/>
    <w:rPr>
      <w:rFonts w:ascii="Arial" w:eastAsia="Times New Roman" w:hAnsi="Arial" w:cs="Times New Roman"/>
      <w:sz w:val="20"/>
      <w:szCs w:val="20"/>
    </w:rPr>
  </w:style>
  <w:style w:type="paragraph" w:customStyle="1" w:styleId="Footer-Even">
    <w:name w:val="Footer - Even"/>
    <w:basedOn w:val="Footer"/>
    <w:rsid w:val="000A06DC"/>
    <w:pPr>
      <w:spacing w:after="0"/>
    </w:pPr>
    <w:rPr>
      <w:rFonts w:cs="Arial"/>
      <w:b/>
      <w:bCs/>
      <w:sz w:val="16"/>
      <w:szCs w:val="24"/>
    </w:rPr>
  </w:style>
  <w:style w:type="paragraph" w:customStyle="1" w:styleId="Footer-Odd">
    <w:name w:val="Footer - Odd"/>
    <w:basedOn w:val="Footer"/>
    <w:rsid w:val="000A06DC"/>
    <w:pPr>
      <w:spacing w:after="0"/>
      <w:jc w:val="right"/>
    </w:pPr>
    <w:rPr>
      <w:rFonts w:cs="Arial"/>
      <w:b/>
      <w:bCs/>
      <w:sz w:val="16"/>
      <w:szCs w:val="24"/>
    </w:rPr>
  </w:style>
  <w:style w:type="paragraph" w:styleId="Header">
    <w:name w:val="header"/>
    <w:basedOn w:val="Normal"/>
    <w:link w:val="HeaderChar"/>
    <w:rsid w:val="000A06DC"/>
    <w:pPr>
      <w:tabs>
        <w:tab w:val="center" w:pos="4320"/>
        <w:tab w:val="right" w:pos="8640"/>
      </w:tabs>
    </w:pPr>
  </w:style>
  <w:style w:type="character" w:customStyle="1" w:styleId="HeaderChar">
    <w:name w:val="Header Char"/>
    <w:basedOn w:val="DefaultParagraphFont"/>
    <w:link w:val="Header"/>
    <w:rsid w:val="000A06DC"/>
    <w:rPr>
      <w:rFonts w:ascii="Arial" w:eastAsia="Times New Roman" w:hAnsi="Arial" w:cs="Times New Roman"/>
      <w:sz w:val="20"/>
      <w:szCs w:val="20"/>
    </w:rPr>
  </w:style>
  <w:style w:type="paragraph" w:customStyle="1" w:styleId="Header-Even">
    <w:name w:val="Header - Even"/>
    <w:basedOn w:val="Header"/>
    <w:rsid w:val="000A06DC"/>
    <w:pPr>
      <w:pBdr>
        <w:bottom w:val="single" w:sz="8" w:space="2" w:color="auto"/>
      </w:pBdr>
      <w:spacing w:after="240"/>
    </w:pPr>
    <w:rPr>
      <w:rFonts w:cs="Arial"/>
      <w:sz w:val="16"/>
      <w:szCs w:val="24"/>
    </w:rPr>
  </w:style>
  <w:style w:type="paragraph" w:customStyle="1" w:styleId="Header-Odd">
    <w:name w:val="Header - Odd"/>
    <w:basedOn w:val="Header"/>
    <w:next w:val="BlockText"/>
    <w:rsid w:val="000A06DC"/>
    <w:pPr>
      <w:pBdr>
        <w:bottom w:val="single" w:sz="4" w:space="1" w:color="auto"/>
      </w:pBdr>
      <w:spacing w:after="240"/>
      <w:jc w:val="right"/>
    </w:pPr>
    <w:rPr>
      <w:sz w:val="16"/>
      <w:szCs w:val="24"/>
    </w:rPr>
  </w:style>
  <w:style w:type="character" w:customStyle="1" w:styleId="Heading1Char">
    <w:name w:val="Heading 1 Char"/>
    <w:basedOn w:val="DefaultParagraphFont"/>
    <w:link w:val="Heading1"/>
    <w:rsid w:val="00560DAF"/>
    <w:rPr>
      <w:rFonts w:ascii="Arial" w:eastAsia="Times New Roman" w:hAnsi="Arial" w:cs="Times New Roman"/>
      <w:b/>
      <w:color w:val="00549F"/>
      <w:sz w:val="36"/>
      <w:szCs w:val="32"/>
    </w:rPr>
  </w:style>
  <w:style w:type="character" w:customStyle="1" w:styleId="Heading2Char">
    <w:name w:val="Heading 2 Char"/>
    <w:basedOn w:val="DefaultParagraphFont"/>
    <w:link w:val="Heading2"/>
    <w:rsid w:val="00310E4E"/>
    <w:rPr>
      <w:rFonts w:ascii="Arial" w:eastAsia="Times New Roman" w:hAnsi="Arial" w:cs="Times New Roman"/>
      <w:b/>
      <w:color w:val="000000" w:themeColor="text1"/>
      <w:sz w:val="28"/>
      <w:szCs w:val="28"/>
    </w:rPr>
  </w:style>
  <w:style w:type="character" w:customStyle="1" w:styleId="Heading3Char">
    <w:name w:val="Heading 3 Char"/>
    <w:basedOn w:val="DefaultParagraphFont"/>
    <w:link w:val="Heading3"/>
    <w:uiPriority w:val="9"/>
    <w:rsid w:val="00310E4E"/>
    <w:rPr>
      <w:rFonts w:ascii="Arial" w:eastAsia="Times New Roman" w:hAnsi="Arial" w:cs="Arial"/>
      <w:b/>
      <w:bCs/>
      <w:color w:val="00549F"/>
      <w:sz w:val="24"/>
      <w:szCs w:val="24"/>
    </w:rPr>
  </w:style>
  <w:style w:type="character" w:customStyle="1" w:styleId="Heading4Char">
    <w:name w:val="Heading 4 Char"/>
    <w:basedOn w:val="DefaultParagraphFont"/>
    <w:link w:val="Heading4"/>
    <w:rsid w:val="005409B0"/>
    <w:rPr>
      <w:rFonts w:ascii="Arial" w:eastAsia="Times New Roman" w:hAnsi="Arial" w:cs="Times New Roman"/>
      <w:b/>
      <w:bCs/>
      <w:sz w:val="20"/>
      <w:szCs w:val="28"/>
    </w:rPr>
  </w:style>
  <w:style w:type="character" w:styleId="Hyperlink">
    <w:name w:val="Hyperlink"/>
    <w:basedOn w:val="DefaultParagraphFont"/>
    <w:uiPriority w:val="99"/>
    <w:rsid w:val="000A06DC"/>
    <w:rPr>
      <w:color w:val="0000FF"/>
      <w:u w:val="single"/>
    </w:rPr>
  </w:style>
  <w:style w:type="paragraph" w:customStyle="1" w:styleId="NormalIndent">
    <w:name w:val="NormalIndent"/>
    <w:basedOn w:val="Normal"/>
    <w:rsid w:val="00FD10CB"/>
    <w:pPr>
      <w:ind w:left="360"/>
    </w:pPr>
  </w:style>
  <w:style w:type="paragraph" w:customStyle="1" w:styleId="Notes-Tips-RelatedTopics">
    <w:name w:val="Notes-Tips-Related Topics"/>
    <w:basedOn w:val="Header"/>
    <w:link w:val="Notes-Tips-RelatedTopicsChar"/>
    <w:rsid w:val="00F4083F"/>
    <w:pPr>
      <w:tabs>
        <w:tab w:val="clear" w:pos="4320"/>
        <w:tab w:val="clear" w:pos="8640"/>
      </w:tabs>
    </w:pPr>
    <w:rPr>
      <w:color w:val="00549F"/>
      <w:sz w:val="18"/>
      <w:szCs w:val="24"/>
    </w:rPr>
  </w:style>
  <w:style w:type="character" w:styleId="PageNumber">
    <w:name w:val="page number"/>
    <w:basedOn w:val="DefaultParagraphFont"/>
    <w:rsid w:val="000A06DC"/>
  </w:style>
  <w:style w:type="character" w:styleId="PlaceholderText">
    <w:name w:val="Placeholder Text"/>
    <w:basedOn w:val="DefaultParagraphFont"/>
    <w:uiPriority w:val="99"/>
    <w:semiHidden/>
    <w:rsid w:val="000A06DC"/>
    <w:rPr>
      <w:color w:val="808080"/>
    </w:rPr>
  </w:style>
  <w:style w:type="paragraph" w:customStyle="1" w:styleId="Procedure">
    <w:name w:val="Procedure"/>
    <w:basedOn w:val="Normal"/>
    <w:next w:val="ListNumber"/>
    <w:link w:val="ProcedureChar"/>
    <w:rsid w:val="00E15918"/>
    <w:pPr>
      <w:keepNext/>
      <w:spacing w:before="240"/>
    </w:pPr>
    <w:rPr>
      <w:b/>
      <w:szCs w:val="24"/>
    </w:rPr>
  </w:style>
  <w:style w:type="paragraph" w:styleId="ListNumber">
    <w:name w:val="List Number"/>
    <w:basedOn w:val="Normal"/>
    <w:uiPriority w:val="99"/>
    <w:semiHidden/>
    <w:unhideWhenUsed/>
    <w:rsid w:val="000A06DC"/>
    <w:pPr>
      <w:contextualSpacing/>
    </w:pPr>
  </w:style>
  <w:style w:type="paragraph" w:customStyle="1" w:styleId="ProcedureBullet">
    <w:name w:val="Procedure Bullet"/>
    <w:basedOn w:val="Normal"/>
    <w:rsid w:val="002C0CE0"/>
    <w:pPr>
      <w:numPr>
        <w:numId w:val="1"/>
      </w:numPr>
      <w:spacing w:after="60"/>
    </w:pPr>
    <w:rPr>
      <w:szCs w:val="24"/>
    </w:rPr>
  </w:style>
  <w:style w:type="paragraph" w:customStyle="1" w:styleId="ProcedureBullet2">
    <w:name w:val="Procedure Bullet2"/>
    <w:basedOn w:val="ProcedureBullet"/>
    <w:rsid w:val="00010273"/>
    <w:pPr>
      <w:numPr>
        <w:numId w:val="7"/>
      </w:numPr>
    </w:pPr>
  </w:style>
  <w:style w:type="paragraph" w:customStyle="1" w:styleId="ProcedureIndent">
    <w:name w:val="ProcedureIndent"/>
    <w:basedOn w:val="Normal"/>
    <w:next w:val="Normal"/>
    <w:rsid w:val="00D5464D"/>
    <w:pPr>
      <w:ind w:left="720"/>
    </w:pPr>
    <w:rPr>
      <w:szCs w:val="24"/>
    </w:rPr>
  </w:style>
  <w:style w:type="paragraph" w:customStyle="1" w:styleId="Sidebartext">
    <w:name w:val="Sidebar text"/>
    <w:basedOn w:val="Normal"/>
    <w:qFormat/>
    <w:rsid w:val="0042117B"/>
    <w:pPr>
      <w:spacing w:after="60"/>
    </w:pPr>
    <w:rPr>
      <w:i/>
      <w:color w:val="00549F"/>
      <w:sz w:val="16"/>
      <w:szCs w:val="18"/>
    </w:rPr>
  </w:style>
  <w:style w:type="table" w:styleId="TableGrid">
    <w:name w:val="Table Grid"/>
    <w:basedOn w:val="TableNormal"/>
    <w:rsid w:val="000A06D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60DAF"/>
    <w:pPr>
      <w:spacing w:before="240" w:after="0"/>
      <w:jc w:val="right"/>
    </w:pPr>
    <w:rPr>
      <w:b/>
      <w:color w:val="00549F"/>
      <w:sz w:val="52"/>
      <w:szCs w:val="52"/>
    </w:rPr>
  </w:style>
  <w:style w:type="character" w:customStyle="1" w:styleId="TitleChar">
    <w:name w:val="Title Char"/>
    <w:basedOn w:val="DefaultParagraphFont"/>
    <w:link w:val="Title"/>
    <w:rsid w:val="00560DAF"/>
    <w:rPr>
      <w:rFonts w:ascii="Arial" w:eastAsia="Times New Roman" w:hAnsi="Arial" w:cs="Times New Roman"/>
      <w:b/>
      <w:color w:val="00549F"/>
      <w:sz w:val="52"/>
      <w:szCs w:val="52"/>
    </w:rPr>
  </w:style>
  <w:style w:type="paragraph" w:styleId="TOC1">
    <w:name w:val="toc 1"/>
    <w:basedOn w:val="Normal"/>
    <w:next w:val="Normal"/>
    <w:autoRedefine/>
    <w:uiPriority w:val="39"/>
    <w:rsid w:val="000A06DC"/>
  </w:style>
  <w:style w:type="paragraph" w:styleId="TOC2">
    <w:name w:val="toc 2"/>
    <w:basedOn w:val="Normal"/>
    <w:next w:val="Normal"/>
    <w:autoRedefine/>
    <w:uiPriority w:val="39"/>
    <w:rsid w:val="000A06DC"/>
    <w:pPr>
      <w:ind w:left="240"/>
    </w:pPr>
  </w:style>
  <w:style w:type="table" w:customStyle="1" w:styleId="DeltekBlueWhite">
    <w:name w:val="Deltek Blue/White"/>
    <w:basedOn w:val="TableNormal"/>
    <w:uiPriority w:val="99"/>
    <w:qFormat/>
    <w:rsid w:val="00C82AF5"/>
    <w:pPr>
      <w:spacing w:after="0" w:line="240" w:lineRule="auto"/>
    </w:pPr>
    <w:rPr>
      <w:rFonts w:ascii="Arial" w:hAnsi="Arial"/>
      <w:sz w:val="18"/>
    </w:rPr>
    <w:tblPr>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jc w:val="left"/>
      </w:pPr>
      <w:rPr>
        <w:rFonts w:ascii="Arial" w:hAnsi="Arial"/>
        <w:b/>
        <w:color w:val="FFFFFF" w:themeColor="background1"/>
        <w:sz w:val="18"/>
      </w:rPr>
      <w:tblPr/>
      <w:trPr>
        <w:tblHeader/>
      </w:trPr>
      <w:tcPr>
        <w:tcBorders>
          <w:top w:val="single" w:sz="8" w:space="0" w:color="00549F"/>
          <w:left w:val="single" w:sz="8" w:space="0" w:color="00549F"/>
          <w:bottom w:val="single" w:sz="8" w:space="0" w:color="00549F"/>
          <w:right w:val="single" w:sz="8" w:space="0" w:color="00549F"/>
          <w:insideH w:val="single" w:sz="8" w:space="0" w:color="FFFFFF" w:themeColor="background1"/>
          <w:insideV w:val="single" w:sz="8" w:space="0" w:color="FFFFFF" w:themeColor="background1"/>
          <w:tl2br w:val="nil"/>
          <w:tr2bl w:val="nil"/>
        </w:tcBorders>
        <w:shd w:val="clear" w:color="auto" w:fill="00549F"/>
      </w:tcPr>
    </w:tblStylePr>
    <w:tblStylePr w:type="lastRow">
      <w:pPr>
        <w:jc w:val="left"/>
      </w:pPr>
      <w:rPr>
        <w:rFonts w:ascii="Arial" w:hAnsi="Arial"/>
        <w:color w:val="auto"/>
        <w:sz w:val="18"/>
      </w:rPr>
      <w:tblPr/>
      <w:tcPr>
        <w:tcBorders>
          <w:top w:val="nil"/>
          <w:left w:val="nil"/>
          <w:bottom w:val="nil"/>
          <w:right w:val="nil"/>
          <w:insideH w:val="nil"/>
          <w:insideV w:val="nil"/>
        </w:tcBorders>
        <w:shd w:val="clear" w:color="auto" w:fill="FFFFFF" w:themeFill="background1"/>
      </w:tcPr>
    </w:tblStylePr>
  </w:style>
  <w:style w:type="character" w:customStyle="1" w:styleId="CompanyInformationChar">
    <w:name w:val="Company Information Char"/>
    <w:basedOn w:val="DefaultParagraphFont"/>
    <w:link w:val="CompanyInformation"/>
    <w:rsid w:val="00E4483F"/>
    <w:rPr>
      <w:rFonts w:ascii="Arial" w:eastAsia="Times New Roman" w:hAnsi="Arial" w:cs="Times New Roman"/>
      <w:color w:val="808080"/>
      <w:sz w:val="15"/>
      <w:szCs w:val="20"/>
    </w:rPr>
  </w:style>
  <w:style w:type="character" w:customStyle="1" w:styleId="ContentsChar">
    <w:name w:val="Contents Char"/>
    <w:basedOn w:val="DefaultParagraphFont"/>
    <w:link w:val="Contents"/>
    <w:rsid w:val="00560DAF"/>
    <w:rPr>
      <w:rFonts w:ascii="Arial" w:eastAsia="Times New Roman" w:hAnsi="Arial" w:cs="Times New Roman"/>
      <w:b/>
      <w:color w:val="00549F"/>
      <w:sz w:val="36"/>
      <w:szCs w:val="36"/>
    </w:rPr>
  </w:style>
  <w:style w:type="paragraph" w:styleId="ListParagraph">
    <w:name w:val="List Paragraph"/>
    <w:basedOn w:val="Normal"/>
    <w:uiPriority w:val="34"/>
    <w:qFormat/>
    <w:rsid w:val="00620CDF"/>
    <w:pPr>
      <w:ind w:left="720"/>
    </w:pPr>
  </w:style>
  <w:style w:type="character" w:styleId="FollowedHyperlink">
    <w:name w:val="FollowedHyperlink"/>
    <w:basedOn w:val="DefaultParagraphFont"/>
    <w:uiPriority w:val="99"/>
    <w:semiHidden/>
    <w:unhideWhenUsed/>
    <w:rsid w:val="00DA1F8C"/>
    <w:rPr>
      <w:color w:val="800080" w:themeColor="followedHyperlink"/>
      <w:u w:val="single"/>
    </w:rPr>
  </w:style>
  <w:style w:type="paragraph" w:styleId="ListBullet">
    <w:name w:val="List Bullet"/>
    <w:basedOn w:val="Bullet1"/>
    <w:uiPriority w:val="99"/>
    <w:unhideWhenUsed/>
    <w:rsid w:val="00575DD8"/>
  </w:style>
  <w:style w:type="paragraph" w:styleId="ListBullet2">
    <w:name w:val="List Bullet 2"/>
    <w:basedOn w:val="Bullet2"/>
    <w:uiPriority w:val="99"/>
    <w:unhideWhenUsed/>
    <w:rsid w:val="00836CF1"/>
  </w:style>
  <w:style w:type="paragraph" w:styleId="ListBullet3">
    <w:name w:val="List Bullet 3"/>
    <w:basedOn w:val="Bullet3"/>
    <w:uiPriority w:val="99"/>
    <w:unhideWhenUsed/>
    <w:rsid w:val="00836CF1"/>
  </w:style>
  <w:style w:type="paragraph" w:customStyle="1" w:styleId="ProcedureBullet3">
    <w:name w:val="Procedure Bullet3"/>
    <w:basedOn w:val="ProcedureBullet2"/>
    <w:rsid w:val="00010273"/>
    <w:pPr>
      <w:numPr>
        <w:numId w:val="8"/>
      </w:numPr>
    </w:pPr>
    <w:rPr>
      <w:rFonts w:eastAsiaTheme="minorHAnsi"/>
    </w:rPr>
  </w:style>
  <w:style w:type="paragraph" w:customStyle="1" w:styleId="ProcedureIndent2">
    <w:name w:val="ProcedureIndent2"/>
    <w:basedOn w:val="ProcedureIndent"/>
    <w:rsid w:val="009B6084"/>
    <w:pPr>
      <w:ind w:left="1080"/>
    </w:pPr>
  </w:style>
  <w:style w:type="paragraph" w:customStyle="1" w:styleId="ProcedureIndent3">
    <w:name w:val="ProcedureIndent3"/>
    <w:basedOn w:val="ProcedureIndent2"/>
    <w:rsid w:val="009B6084"/>
    <w:pPr>
      <w:ind w:left="1440"/>
    </w:pPr>
  </w:style>
  <w:style w:type="paragraph" w:customStyle="1" w:styleId="ProcedureIndent4">
    <w:name w:val="ProcedureIndent4"/>
    <w:basedOn w:val="ProcedureIndent3"/>
    <w:rsid w:val="009B6084"/>
    <w:pPr>
      <w:ind w:left="1800"/>
    </w:pPr>
  </w:style>
  <w:style w:type="character" w:styleId="Strong">
    <w:name w:val="Strong"/>
    <w:basedOn w:val="DefaultParagraphFont"/>
    <w:qFormat/>
    <w:rsid w:val="00B12E14"/>
    <w:rPr>
      <w:b/>
      <w:bCs/>
    </w:rPr>
  </w:style>
  <w:style w:type="paragraph" w:customStyle="1" w:styleId="TableBullet">
    <w:name w:val="TableBullet"/>
    <w:basedOn w:val="Normal"/>
    <w:rsid w:val="00FD5B95"/>
    <w:pPr>
      <w:numPr>
        <w:numId w:val="3"/>
      </w:numPr>
      <w:spacing w:before="60"/>
    </w:pPr>
    <w:rPr>
      <w:szCs w:val="18"/>
    </w:rPr>
  </w:style>
  <w:style w:type="paragraph" w:customStyle="1" w:styleId="CustTitle">
    <w:name w:val="CustTitle"/>
    <w:basedOn w:val="Normal"/>
    <w:rsid w:val="00462DF7"/>
    <w:pPr>
      <w:spacing w:before="0"/>
    </w:pPr>
    <w:rPr>
      <w:rFonts w:eastAsiaTheme="minorHAnsi" w:cstheme="minorBidi"/>
      <w:color w:val="00549F"/>
      <w:sz w:val="64"/>
      <w:szCs w:val="64"/>
    </w:rPr>
  </w:style>
  <w:style w:type="paragraph" w:customStyle="1" w:styleId="H2-Subhead">
    <w:name w:val="H2 - Subhead"/>
    <w:basedOn w:val="Normal"/>
    <w:link w:val="H2-SubheadChar"/>
    <w:qFormat/>
    <w:rsid w:val="004819F6"/>
    <w:pPr>
      <w:spacing w:after="0"/>
    </w:pPr>
    <w:rPr>
      <w:rFonts w:eastAsiaTheme="minorHAnsi" w:cs="Arial"/>
      <w:noProof/>
      <w:color w:val="00549F"/>
      <w:sz w:val="36"/>
      <w:szCs w:val="36"/>
    </w:rPr>
  </w:style>
  <w:style w:type="character" w:customStyle="1" w:styleId="H2-SubheadChar">
    <w:name w:val="H2 - Subhead Char"/>
    <w:basedOn w:val="DefaultParagraphFont"/>
    <w:link w:val="H2-Subhead"/>
    <w:rsid w:val="004819F6"/>
    <w:rPr>
      <w:rFonts w:ascii="Arial" w:hAnsi="Arial" w:cs="Arial"/>
      <w:noProof/>
      <w:color w:val="00549F"/>
      <w:sz w:val="36"/>
      <w:szCs w:val="36"/>
    </w:rPr>
  </w:style>
  <w:style w:type="paragraph" w:customStyle="1" w:styleId="CustTitle2">
    <w:name w:val="CustTitle2"/>
    <w:basedOn w:val="Normal"/>
    <w:rsid w:val="00462DF7"/>
    <w:rPr>
      <w:b/>
      <w:bCs/>
      <w:color w:val="4F81BD" w:themeColor="accent1"/>
      <w:sz w:val="40"/>
      <w:szCs w:val="40"/>
    </w:rPr>
  </w:style>
  <w:style w:type="paragraph" w:customStyle="1" w:styleId="CodeText1">
    <w:name w:val="CodeText1"/>
    <w:basedOn w:val="Normal"/>
    <w:rsid w:val="004A060C"/>
    <w:pPr>
      <w:spacing w:before="60" w:after="60"/>
    </w:pPr>
    <w:rPr>
      <w:rFonts w:ascii="Courier New" w:hAnsi="Courier New" w:cs="Courier New"/>
      <w:sz w:val="18"/>
      <w:szCs w:val="18"/>
    </w:rPr>
  </w:style>
  <w:style w:type="paragraph" w:customStyle="1" w:styleId="CodeText2">
    <w:name w:val="CodeText2"/>
    <w:basedOn w:val="NormalIndent"/>
    <w:rsid w:val="004A060C"/>
    <w:pPr>
      <w:spacing w:before="60" w:after="60"/>
    </w:pPr>
    <w:rPr>
      <w:rFonts w:ascii="Courier New" w:hAnsi="Courier New" w:cs="Courier New"/>
      <w:szCs w:val="18"/>
    </w:rPr>
  </w:style>
  <w:style w:type="paragraph" w:customStyle="1" w:styleId="CodeText3">
    <w:name w:val="CodeText3"/>
    <w:basedOn w:val="ProcedureIndent"/>
    <w:rsid w:val="004A060C"/>
    <w:pPr>
      <w:spacing w:before="60" w:after="60"/>
    </w:pPr>
    <w:rPr>
      <w:rFonts w:ascii="Courier New" w:hAnsi="Courier New" w:cs="Courier New"/>
      <w:sz w:val="18"/>
      <w:szCs w:val="18"/>
    </w:rPr>
  </w:style>
  <w:style w:type="paragraph" w:customStyle="1" w:styleId="CodeText4">
    <w:name w:val="CodeText4"/>
    <w:basedOn w:val="ProcedureIndent2"/>
    <w:rsid w:val="004A060C"/>
    <w:pPr>
      <w:spacing w:before="60" w:after="60"/>
    </w:pPr>
    <w:rPr>
      <w:rFonts w:ascii="Courier New" w:hAnsi="Courier New" w:cs="Courier New"/>
      <w:sz w:val="18"/>
      <w:szCs w:val="18"/>
    </w:rPr>
  </w:style>
  <w:style w:type="paragraph" w:customStyle="1" w:styleId="CodeText5">
    <w:name w:val="CodeText5"/>
    <w:basedOn w:val="ProcedureIndent3"/>
    <w:rsid w:val="004A060C"/>
    <w:pPr>
      <w:spacing w:before="60" w:after="60"/>
    </w:pPr>
    <w:rPr>
      <w:rFonts w:ascii="Courier New" w:hAnsi="Courier New" w:cs="Courier New"/>
      <w:sz w:val="18"/>
      <w:szCs w:val="18"/>
    </w:rPr>
  </w:style>
  <w:style w:type="paragraph" w:customStyle="1" w:styleId="CodeText6">
    <w:name w:val="CodeText6"/>
    <w:basedOn w:val="ProcedureIndent4"/>
    <w:rsid w:val="004A060C"/>
    <w:pPr>
      <w:spacing w:before="60" w:after="60"/>
    </w:pPr>
    <w:rPr>
      <w:rFonts w:ascii="Courier New" w:hAnsi="Courier New" w:cs="Courier New"/>
      <w:sz w:val="18"/>
      <w:szCs w:val="18"/>
    </w:rPr>
  </w:style>
  <w:style w:type="paragraph" w:customStyle="1" w:styleId="ProcedureCode1">
    <w:name w:val="ProcedureCode1"/>
    <w:basedOn w:val="CodeText3"/>
    <w:rsid w:val="004A060C"/>
  </w:style>
  <w:style w:type="paragraph" w:customStyle="1" w:styleId="ProcedureCode2">
    <w:name w:val="ProcedureCode2"/>
    <w:basedOn w:val="CodeText4"/>
    <w:rsid w:val="004A060C"/>
  </w:style>
  <w:style w:type="paragraph" w:customStyle="1" w:styleId="ProcedureCode3">
    <w:name w:val="ProcedureCode3"/>
    <w:basedOn w:val="CodeText5"/>
    <w:rsid w:val="004A060C"/>
  </w:style>
  <w:style w:type="paragraph" w:customStyle="1" w:styleId="ProcedureCode4">
    <w:name w:val="ProcedureCode4"/>
    <w:basedOn w:val="CodeText6"/>
    <w:rsid w:val="004A060C"/>
  </w:style>
  <w:style w:type="paragraph" w:customStyle="1" w:styleId="ProcedureCode5">
    <w:name w:val="ProcedureCode5"/>
    <w:basedOn w:val="ProcedureCode4"/>
    <w:rsid w:val="004A060C"/>
    <w:pPr>
      <w:ind w:left="2160"/>
    </w:pPr>
  </w:style>
  <w:style w:type="paragraph" w:customStyle="1" w:styleId="ProcedureCode6">
    <w:name w:val="ProcedureCode6"/>
    <w:basedOn w:val="ProcedureCode5"/>
    <w:rsid w:val="004A060C"/>
    <w:pPr>
      <w:ind w:left="2520"/>
    </w:pPr>
  </w:style>
  <w:style w:type="character" w:customStyle="1" w:styleId="Notes-Tips-RelatedTopicsChar">
    <w:name w:val="Notes-Tips-Related Topics Char"/>
    <w:basedOn w:val="HeaderChar"/>
    <w:link w:val="Notes-Tips-RelatedTopics"/>
    <w:rsid w:val="004F565D"/>
    <w:rPr>
      <w:rFonts w:ascii="Arial" w:eastAsia="Times New Roman" w:hAnsi="Arial" w:cs="Times New Roman"/>
      <w:color w:val="00549F"/>
      <w:sz w:val="18"/>
      <w:szCs w:val="24"/>
    </w:rPr>
  </w:style>
  <w:style w:type="paragraph" w:customStyle="1" w:styleId="NoteBullet">
    <w:name w:val="NoteBullet"/>
    <w:basedOn w:val="TableBullet"/>
    <w:rsid w:val="002A583E"/>
    <w:pPr>
      <w:ind w:left="785"/>
    </w:pPr>
    <w:rPr>
      <w:color w:val="00549F"/>
      <w:sz w:val="18"/>
    </w:rPr>
  </w:style>
  <w:style w:type="paragraph" w:customStyle="1" w:styleId="NoteIndent">
    <w:name w:val="NoteIndent"/>
    <w:basedOn w:val="Notes-Tips-RelatedTopics"/>
    <w:rsid w:val="00E44353"/>
    <w:pPr>
      <w:ind w:left="245"/>
    </w:pPr>
  </w:style>
  <w:style w:type="character" w:customStyle="1" w:styleId="ProcedureChar">
    <w:name w:val="Procedure Char"/>
    <w:basedOn w:val="DefaultParagraphFont"/>
    <w:link w:val="Procedure"/>
    <w:rsid w:val="00E15918"/>
    <w:rPr>
      <w:rFonts w:ascii="Arial" w:eastAsia="Times New Roman" w:hAnsi="Arial" w:cs="Times New Roman"/>
      <w:b/>
      <w:sz w:val="20"/>
      <w:szCs w:val="24"/>
    </w:rPr>
  </w:style>
  <w:style w:type="paragraph" w:customStyle="1" w:styleId="TableBullet2">
    <w:name w:val="TableBullet2"/>
    <w:basedOn w:val="TableBullet"/>
    <w:rsid w:val="00611BC0"/>
    <w:pPr>
      <w:numPr>
        <w:numId w:val="9"/>
      </w:numPr>
    </w:pPr>
  </w:style>
  <w:style w:type="paragraph" w:customStyle="1" w:styleId="Bullet1Indent">
    <w:name w:val="Bullet1 Indent"/>
    <w:basedOn w:val="Normal"/>
    <w:rsid w:val="006D20A3"/>
    <w:pPr>
      <w:ind w:left="720"/>
    </w:pPr>
    <w:rPr>
      <w:rFonts w:eastAsiaTheme="minorHAnsi"/>
    </w:rPr>
  </w:style>
  <w:style w:type="paragraph" w:customStyle="1" w:styleId="Bullet2Indent">
    <w:name w:val="Bullet2 Indent"/>
    <w:basedOn w:val="Normal"/>
    <w:rsid w:val="006D20A3"/>
    <w:pPr>
      <w:ind w:left="1080"/>
    </w:pPr>
    <w:rPr>
      <w:rFonts w:eastAsiaTheme="minorHAnsi"/>
    </w:rPr>
  </w:style>
  <w:style w:type="paragraph" w:customStyle="1" w:styleId="Bullet3Indent">
    <w:name w:val="Bullet3 Indent"/>
    <w:basedOn w:val="Normal"/>
    <w:rsid w:val="006D20A3"/>
    <w:pPr>
      <w:ind w:left="1440"/>
    </w:pPr>
    <w:rPr>
      <w:rFonts w:eastAsiaTheme="minorHAnsi"/>
    </w:rPr>
  </w:style>
  <w:style w:type="character" w:customStyle="1" w:styleId="menucascade">
    <w:name w:val="menucascade"/>
    <w:basedOn w:val="DefaultParagraphFont"/>
    <w:uiPriority w:val="1"/>
    <w:qFormat/>
    <w:rsid w:val="00DB3FB3"/>
    <w:rPr>
      <w:b/>
    </w:rPr>
  </w:style>
  <w:style w:type="paragraph" w:styleId="Revision">
    <w:name w:val="Revision"/>
    <w:hidden/>
    <w:uiPriority w:val="99"/>
    <w:semiHidden/>
    <w:rsid w:val="008B7FCB"/>
    <w:pPr>
      <w:spacing w:after="0" w:line="240" w:lineRule="auto"/>
    </w:pPr>
    <w:rPr>
      <w:rFonts w:ascii="Arial" w:eastAsia="Times New Roman" w:hAnsi="Arial" w:cs="Times New Roman"/>
      <w:sz w:val="20"/>
      <w:szCs w:val="20"/>
    </w:rPr>
  </w:style>
  <w:style w:type="paragraph" w:styleId="NormalWeb">
    <w:name w:val="Normal (Web)"/>
    <w:basedOn w:val="Normal"/>
    <w:uiPriority w:val="99"/>
    <w:semiHidden/>
    <w:unhideWhenUsed/>
    <w:rsid w:val="00B35B2F"/>
    <w:pPr>
      <w:spacing w:before="100" w:beforeAutospacing="1" w:after="100" w:afterAutospacing="1"/>
    </w:pPr>
    <w:rPr>
      <w:rFonts w:ascii="Times New Roman" w:hAnsi="Times New Roman"/>
      <w:sz w:val="24"/>
      <w:szCs w:val="24"/>
    </w:rPr>
  </w:style>
  <w:style w:type="character" w:styleId="CommentReference">
    <w:name w:val="annotation reference"/>
    <w:basedOn w:val="DefaultParagraphFont"/>
    <w:uiPriority w:val="99"/>
    <w:semiHidden/>
    <w:unhideWhenUsed/>
    <w:rsid w:val="00532F29"/>
    <w:rPr>
      <w:sz w:val="16"/>
      <w:szCs w:val="16"/>
    </w:rPr>
  </w:style>
  <w:style w:type="paragraph" w:styleId="CommentText">
    <w:name w:val="annotation text"/>
    <w:basedOn w:val="Normal"/>
    <w:link w:val="CommentTextChar"/>
    <w:uiPriority w:val="99"/>
    <w:unhideWhenUsed/>
    <w:rsid w:val="00532F29"/>
  </w:style>
  <w:style w:type="character" w:customStyle="1" w:styleId="CommentTextChar">
    <w:name w:val="Comment Text Char"/>
    <w:basedOn w:val="DefaultParagraphFont"/>
    <w:link w:val="CommentText"/>
    <w:uiPriority w:val="99"/>
    <w:rsid w:val="00532F2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532F29"/>
    <w:rPr>
      <w:b/>
      <w:bCs/>
    </w:rPr>
  </w:style>
  <w:style w:type="character" w:customStyle="1" w:styleId="CommentSubjectChar">
    <w:name w:val="Comment Subject Char"/>
    <w:basedOn w:val="CommentTextChar"/>
    <w:link w:val="CommentSubject"/>
    <w:uiPriority w:val="99"/>
    <w:semiHidden/>
    <w:rsid w:val="00532F29"/>
    <w:rPr>
      <w:rFonts w:ascii="Arial" w:eastAsia="Times New Roman" w:hAnsi="Arial" w:cs="Times New Roman"/>
      <w:b/>
      <w:bCs/>
      <w:sz w:val="20"/>
      <w:szCs w:val="20"/>
    </w:rPr>
  </w:style>
  <w:style w:type="table" w:styleId="GridTable4-Accent1">
    <w:name w:val="Grid Table 4 Accent 1"/>
    <w:basedOn w:val="TableNormal"/>
    <w:uiPriority w:val="49"/>
    <w:rsid w:val="00FA006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3F7B5B"/>
    <w:pPr>
      <w:spacing w:after="0" w:line="240" w:lineRule="auto"/>
    </w:pPr>
  </w:style>
  <w:style w:type="paragraph" w:styleId="TOCHeading">
    <w:name w:val="TOC Heading"/>
    <w:basedOn w:val="Heading1"/>
    <w:next w:val="Normal"/>
    <w:uiPriority w:val="39"/>
    <w:unhideWhenUsed/>
    <w:qFormat/>
    <w:rsid w:val="00C33153"/>
    <w:pPr>
      <w:keepLines/>
      <w:pageBreakBefore w:val="0"/>
      <w:spacing w:before="240" w:after="0" w:line="259" w:lineRule="auto"/>
      <w:outlineLvl w:val="9"/>
    </w:pPr>
    <w:rPr>
      <w:rFonts w:asciiTheme="majorHAnsi" w:eastAsiaTheme="majorEastAsia" w:hAnsiTheme="majorHAnsi" w:cstheme="majorBidi"/>
      <w:b w:val="0"/>
      <w:color w:val="365F91" w:themeColor="accent1" w:themeShade="BF"/>
      <w:sz w:val="32"/>
    </w:rPr>
  </w:style>
  <w:style w:type="paragraph" w:styleId="TOC3">
    <w:name w:val="toc 3"/>
    <w:basedOn w:val="Normal"/>
    <w:next w:val="Normal"/>
    <w:autoRedefine/>
    <w:uiPriority w:val="39"/>
    <w:unhideWhenUsed/>
    <w:rsid w:val="00C3315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50515">
      <w:bodyDiv w:val="1"/>
      <w:marLeft w:val="0"/>
      <w:marRight w:val="0"/>
      <w:marTop w:val="0"/>
      <w:marBottom w:val="0"/>
      <w:divBdr>
        <w:top w:val="none" w:sz="0" w:space="0" w:color="auto"/>
        <w:left w:val="none" w:sz="0" w:space="0" w:color="auto"/>
        <w:bottom w:val="none" w:sz="0" w:space="0" w:color="auto"/>
        <w:right w:val="none" w:sz="0" w:space="0" w:color="auto"/>
      </w:divBdr>
    </w:div>
    <w:div w:id="150482909">
      <w:bodyDiv w:val="1"/>
      <w:marLeft w:val="0"/>
      <w:marRight w:val="0"/>
      <w:marTop w:val="0"/>
      <w:marBottom w:val="0"/>
      <w:divBdr>
        <w:top w:val="none" w:sz="0" w:space="0" w:color="auto"/>
        <w:left w:val="none" w:sz="0" w:space="0" w:color="auto"/>
        <w:bottom w:val="none" w:sz="0" w:space="0" w:color="auto"/>
        <w:right w:val="none" w:sz="0" w:space="0" w:color="auto"/>
      </w:divBdr>
    </w:div>
    <w:div w:id="500853547">
      <w:bodyDiv w:val="1"/>
      <w:marLeft w:val="0"/>
      <w:marRight w:val="0"/>
      <w:marTop w:val="0"/>
      <w:marBottom w:val="0"/>
      <w:divBdr>
        <w:top w:val="none" w:sz="0" w:space="0" w:color="auto"/>
        <w:left w:val="none" w:sz="0" w:space="0" w:color="auto"/>
        <w:bottom w:val="none" w:sz="0" w:space="0" w:color="auto"/>
        <w:right w:val="none" w:sz="0" w:space="0" w:color="auto"/>
      </w:divBdr>
    </w:div>
    <w:div w:id="725640410">
      <w:bodyDiv w:val="1"/>
      <w:marLeft w:val="0"/>
      <w:marRight w:val="0"/>
      <w:marTop w:val="0"/>
      <w:marBottom w:val="0"/>
      <w:divBdr>
        <w:top w:val="none" w:sz="0" w:space="0" w:color="auto"/>
        <w:left w:val="none" w:sz="0" w:space="0" w:color="auto"/>
        <w:bottom w:val="none" w:sz="0" w:space="0" w:color="auto"/>
        <w:right w:val="none" w:sz="0" w:space="0" w:color="auto"/>
      </w:divBdr>
    </w:div>
    <w:div w:id="929461358">
      <w:bodyDiv w:val="1"/>
      <w:marLeft w:val="0"/>
      <w:marRight w:val="0"/>
      <w:marTop w:val="0"/>
      <w:marBottom w:val="0"/>
      <w:divBdr>
        <w:top w:val="none" w:sz="0" w:space="0" w:color="auto"/>
        <w:left w:val="none" w:sz="0" w:space="0" w:color="auto"/>
        <w:bottom w:val="none" w:sz="0" w:space="0" w:color="auto"/>
        <w:right w:val="none" w:sz="0" w:space="0" w:color="auto"/>
      </w:divBdr>
    </w:div>
    <w:div w:id="1100762484">
      <w:bodyDiv w:val="1"/>
      <w:marLeft w:val="0"/>
      <w:marRight w:val="0"/>
      <w:marTop w:val="0"/>
      <w:marBottom w:val="0"/>
      <w:divBdr>
        <w:top w:val="none" w:sz="0" w:space="0" w:color="auto"/>
        <w:left w:val="none" w:sz="0" w:space="0" w:color="auto"/>
        <w:bottom w:val="none" w:sz="0" w:space="0" w:color="auto"/>
        <w:right w:val="none" w:sz="0" w:space="0" w:color="auto"/>
      </w:divBdr>
    </w:div>
    <w:div w:id="1142501796">
      <w:bodyDiv w:val="1"/>
      <w:marLeft w:val="0"/>
      <w:marRight w:val="0"/>
      <w:marTop w:val="0"/>
      <w:marBottom w:val="0"/>
      <w:divBdr>
        <w:top w:val="none" w:sz="0" w:space="0" w:color="auto"/>
        <w:left w:val="none" w:sz="0" w:space="0" w:color="auto"/>
        <w:bottom w:val="none" w:sz="0" w:space="0" w:color="auto"/>
        <w:right w:val="none" w:sz="0" w:space="0" w:color="auto"/>
      </w:divBdr>
    </w:div>
    <w:div w:id="1146166331">
      <w:bodyDiv w:val="1"/>
      <w:marLeft w:val="0"/>
      <w:marRight w:val="0"/>
      <w:marTop w:val="0"/>
      <w:marBottom w:val="0"/>
      <w:divBdr>
        <w:top w:val="none" w:sz="0" w:space="0" w:color="auto"/>
        <w:left w:val="none" w:sz="0" w:space="0" w:color="auto"/>
        <w:bottom w:val="none" w:sz="0" w:space="0" w:color="auto"/>
        <w:right w:val="none" w:sz="0" w:space="0" w:color="auto"/>
      </w:divBdr>
    </w:div>
    <w:div w:id="1754430406">
      <w:bodyDiv w:val="1"/>
      <w:marLeft w:val="0"/>
      <w:marRight w:val="0"/>
      <w:marTop w:val="0"/>
      <w:marBottom w:val="0"/>
      <w:divBdr>
        <w:top w:val="none" w:sz="0" w:space="0" w:color="auto"/>
        <w:left w:val="none" w:sz="0" w:space="0" w:color="auto"/>
        <w:bottom w:val="none" w:sz="0" w:space="0" w:color="auto"/>
        <w:right w:val="none" w:sz="0" w:space="0" w:color="auto"/>
      </w:divBdr>
      <w:divsChild>
        <w:div w:id="1581721072">
          <w:marLeft w:val="0"/>
          <w:marRight w:val="0"/>
          <w:marTop w:val="0"/>
          <w:marBottom w:val="0"/>
          <w:divBdr>
            <w:top w:val="none" w:sz="0" w:space="0" w:color="auto"/>
            <w:left w:val="none" w:sz="0" w:space="0" w:color="auto"/>
            <w:bottom w:val="none" w:sz="0" w:space="0" w:color="auto"/>
            <w:right w:val="none" w:sz="0" w:space="0" w:color="auto"/>
          </w:divBdr>
          <w:divsChild>
            <w:div w:id="1695302093">
              <w:marLeft w:val="0"/>
              <w:marRight w:val="0"/>
              <w:marTop w:val="0"/>
              <w:marBottom w:val="0"/>
              <w:divBdr>
                <w:top w:val="none" w:sz="0" w:space="0" w:color="auto"/>
                <w:left w:val="none" w:sz="0" w:space="0" w:color="auto"/>
                <w:bottom w:val="none" w:sz="0" w:space="0" w:color="auto"/>
                <w:right w:val="none" w:sz="0" w:space="0" w:color="auto"/>
              </w:divBdr>
            </w:div>
            <w:div w:id="1921140808">
              <w:marLeft w:val="0"/>
              <w:marRight w:val="0"/>
              <w:marTop w:val="0"/>
              <w:marBottom w:val="0"/>
              <w:divBdr>
                <w:top w:val="none" w:sz="0" w:space="0" w:color="auto"/>
                <w:left w:val="none" w:sz="0" w:space="0" w:color="auto"/>
                <w:bottom w:val="none" w:sz="0" w:space="0" w:color="auto"/>
                <w:right w:val="none" w:sz="0" w:space="0" w:color="auto"/>
              </w:divBdr>
            </w:div>
            <w:div w:id="3455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409">
      <w:bodyDiv w:val="1"/>
      <w:marLeft w:val="0"/>
      <w:marRight w:val="0"/>
      <w:marTop w:val="0"/>
      <w:marBottom w:val="0"/>
      <w:divBdr>
        <w:top w:val="none" w:sz="0" w:space="0" w:color="auto"/>
        <w:left w:val="none" w:sz="0" w:space="0" w:color="auto"/>
        <w:bottom w:val="none" w:sz="0" w:space="0" w:color="auto"/>
        <w:right w:val="none" w:sz="0" w:space="0" w:color="auto"/>
      </w:divBdr>
    </w:div>
    <w:div w:id="1782528765">
      <w:bodyDiv w:val="1"/>
      <w:marLeft w:val="0"/>
      <w:marRight w:val="0"/>
      <w:marTop w:val="0"/>
      <w:marBottom w:val="0"/>
      <w:divBdr>
        <w:top w:val="none" w:sz="0" w:space="0" w:color="auto"/>
        <w:left w:val="none" w:sz="0" w:space="0" w:color="auto"/>
        <w:bottom w:val="none" w:sz="0" w:space="0" w:color="auto"/>
        <w:right w:val="none" w:sz="0" w:space="0" w:color="auto"/>
      </w:divBdr>
    </w:div>
    <w:div w:id="2019690465">
      <w:bodyDiv w:val="1"/>
      <w:marLeft w:val="0"/>
      <w:marRight w:val="0"/>
      <w:marTop w:val="0"/>
      <w:marBottom w:val="0"/>
      <w:divBdr>
        <w:top w:val="none" w:sz="0" w:space="0" w:color="auto"/>
        <w:left w:val="none" w:sz="0" w:space="0" w:color="auto"/>
        <w:bottom w:val="none" w:sz="0" w:space="0" w:color="auto"/>
        <w:right w:val="none" w:sz="0" w:space="0" w:color="auto"/>
      </w:divBdr>
    </w:div>
    <w:div w:id="2044480863">
      <w:bodyDiv w:val="1"/>
      <w:marLeft w:val="0"/>
      <w:marRight w:val="0"/>
      <w:marTop w:val="0"/>
      <w:marBottom w:val="0"/>
      <w:divBdr>
        <w:top w:val="none" w:sz="0" w:space="0" w:color="auto"/>
        <w:left w:val="none" w:sz="0" w:space="0" w:color="auto"/>
        <w:bottom w:val="none" w:sz="0" w:space="0" w:color="auto"/>
        <w:right w:val="none" w:sz="0" w:space="0" w:color="auto"/>
      </w:divBdr>
    </w:div>
    <w:div w:id="211709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english\AppData\Roaming\Microsoft\Templates\DeltekTechnical20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97C7242A424B6A855A85BF91F58120"/>
        <w:category>
          <w:name w:val="General"/>
          <w:gallery w:val="placeholder"/>
        </w:category>
        <w:types>
          <w:type w:val="bbPlcHdr"/>
        </w:types>
        <w:behaviors>
          <w:behavior w:val="content"/>
        </w:behaviors>
        <w:guid w:val="{115477B8-B8EF-4F94-829C-E94FD07B91D2}"/>
      </w:docPartPr>
      <w:docPartBody>
        <w:p w:rsidR="00B657A2" w:rsidRDefault="003148B5">
          <w:pPr>
            <w:pStyle w:val="0797C7242A424B6A855A85BF91F58120"/>
          </w:pPr>
          <w:r w:rsidRPr="00B74EA7">
            <w:rPr>
              <w:rStyle w:val="PlaceholderText"/>
            </w:rPr>
            <w:t>[Product]</w:t>
          </w:r>
        </w:p>
      </w:docPartBody>
    </w:docPart>
    <w:docPart>
      <w:docPartPr>
        <w:name w:val="90375742CFD5412C99B5346E11DDD5EE"/>
        <w:category>
          <w:name w:val="General"/>
          <w:gallery w:val="placeholder"/>
        </w:category>
        <w:types>
          <w:type w:val="bbPlcHdr"/>
        </w:types>
        <w:behaviors>
          <w:behavior w:val="content"/>
        </w:behaviors>
        <w:guid w:val="{AE0E8C27-A81B-4B8A-82BE-B8C49420D350}"/>
      </w:docPartPr>
      <w:docPartBody>
        <w:p w:rsidR="00B657A2" w:rsidRDefault="003148B5">
          <w:pPr>
            <w:pStyle w:val="90375742CFD5412C99B5346E11DDD5EE"/>
          </w:pPr>
          <w:r w:rsidRPr="00B74EA7">
            <w:t>[Publish Date]</w:t>
          </w:r>
        </w:p>
      </w:docPartBody>
    </w:docPart>
    <w:docPart>
      <w:docPartPr>
        <w:name w:val="C1C3A5B1FCBB47C68FD01EA6B808DC0D"/>
        <w:category>
          <w:name w:val="General"/>
          <w:gallery w:val="placeholder"/>
        </w:category>
        <w:types>
          <w:type w:val="bbPlcHdr"/>
        </w:types>
        <w:behaviors>
          <w:behavior w:val="content"/>
        </w:behaviors>
        <w:guid w:val="{D3F375D4-7B25-4A8A-BBE3-8810B6729762}"/>
      </w:docPartPr>
      <w:docPartBody>
        <w:p w:rsidR="00950B4C" w:rsidRDefault="00761315" w:rsidP="00761315">
          <w:pPr>
            <w:pStyle w:val="C1C3A5B1FCBB47C68FD01EA6B808DC0D"/>
          </w:pPr>
          <w:r>
            <w:rPr>
              <w:rStyle w:val="PlaceholderText"/>
            </w:rPr>
            <w:t>[Month]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3148B5"/>
    <w:rsid w:val="0001531E"/>
    <w:rsid w:val="000231B5"/>
    <w:rsid w:val="000C25F3"/>
    <w:rsid w:val="000E5C13"/>
    <w:rsid w:val="000F41AF"/>
    <w:rsid w:val="00137524"/>
    <w:rsid w:val="001A584C"/>
    <w:rsid w:val="001C54BE"/>
    <w:rsid w:val="0028041A"/>
    <w:rsid w:val="002A1039"/>
    <w:rsid w:val="002B615A"/>
    <w:rsid w:val="003148B5"/>
    <w:rsid w:val="003C2016"/>
    <w:rsid w:val="004B3F1D"/>
    <w:rsid w:val="00502FE2"/>
    <w:rsid w:val="005414EF"/>
    <w:rsid w:val="005434EB"/>
    <w:rsid w:val="0056547F"/>
    <w:rsid w:val="005D21D7"/>
    <w:rsid w:val="006053DF"/>
    <w:rsid w:val="00655C55"/>
    <w:rsid w:val="00671706"/>
    <w:rsid w:val="00761315"/>
    <w:rsid w:val="007B4EF5"/>
    <w:rsid w:val="00881A44"/>
    <w:rsid w:val="00890667"/>
    <w:rsid w:val="008A5C5A"/>
    <w:rsid w:val="008F005B"/>
    <w:rsid w:val="00950B4C"/>
    <w:rsid w:val="009F3A52"/>
    <w:rsid w:val="00A114FA"/>
    <w:rsid w:val="00A71E20"/>
    <w:rsid w:val="00AD75ED"/>
    <w:rsid w:val="00B059FF"/>
    <w:rsid w:val="00B251FC"/>
    <w:rsid w:val="00B52AD3"/>
    <w:rsid w:val="00B657A2"/>
    <w:rsid w:val="00C42417"/>
    <w:rsid w:val="00D51B12"/>
    <w:rsid w:val="00D64D42"/>
    <w:rsid w:val="00E00B78"/>
    <w:rsid w:val="00F2169A"/>
    <w:rsid w:val="00F4040D"/>
    <w:rsid w:val="00F448C0"/>
    <w:rsid w:val="00FA0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1315"/>
    <w:rPr>
      <w:color w:val="808080"/>
    </w:rPr>
  </w:style>
  <w:style w:type="paragraph" w:customStyle="1" w:styleId="0797C7242A424B6A855A85BF91F58120">
    <w:name w:val="0797C7242A424B6A855A85BF91F58120"/>
    <w:rsid w:val="00A114FA"/>
  </w:style>
  <w:style w:type="paragraph" w:customStyle="1" w:styleId="65023FCB7DAE4714B96A233875D44F8F">
    <w:name w:val="65023FCB7DAE4714B96A233875D44F8F"/>
    <w:rsid w:val="00A114FA"/>
  </w:style>
  <w:style w:type="paragraph" w:customStyle="1" w:styleId="25F92C5486D84BAD90ED8770487B641F">
    <w:name w:val="25F92C5486D84BAD90ED8770487B641F"/>
    <w:rsid w:val="00A114FA"/>
  </w:style>
  <w:style w:type="paragraph" w:customStyle="1" w:styleId="C2E69B74744E4BF2BE3A7D2EAB31A2F1">
    <w:name w:val="C2E69B74744E4BF2BE3A7D2EAB31A2F1"/>
    <w:rsid w:val="00A114FA"/>
  </w:style>
  <w:style w:type="paragraph" w:customStyle="1" w:styleId="90375742CFD5412C99B5346E11DDD5EE">
    <w:name w:val="90375742CFD5412C99B5346E11DDD5EE"/>
    <w:rsid w:val="00A114FA"/>
  </w:style>
  <w:style w:type="paragraph" w:customStyle="1" w:styleId="C1C3A5B1FCBB47C68FD01EA6B808DC0D">
    <w:name w:val="C1C3A5B1FCBB47C68FD01EA6B808DC0D"/>
    <w:rsid w:val="0076131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2017-09-18T00:00:00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2A81717478AD4D83089E8895D35AB5" ma:contentTypeVersion="21" ma:contentTypeDescription="Create a new document." ma:contentTypeScope="" ma:versionID="70634ae8b94db60b3726ba57460aea16">
  <xsd:schema xmlns:xsd="http://www.w3.org/2001/XMLSchema" xmlns:xs="http://www.w3.org/2001/XMLSchema" xmlns:p="http://schemas.microsoft.com/office/2006/metadata/properties" targetNamespace="http://schemas.microsoft.com/office/2006/metadata/properties" ma:root="true" ma:fieldsID="91a0f19a0025dd326e4f67d29310e4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43A1D-C4D1-47E3-9B1C-E1D380E4B392}">
  <ds:schemaRefs>
    <ds:schemaRef ds:uri="http://schemas.microsoft.com/sharepoint/v3/contenttype/forms"/>
  </ds:schemaRefs>
</ds:datastoreItem>
</file>

<file path=customXml/itemProps3.xml><?xml version="1.0" encoding="utf-8"?>
<ds:datastoreItem xmlns:ds="http://schemas.openxmlformats.org/officeDocument/2006/customXml" ds:itemID="{59D8A053-06F6-4246-9262-BD37830D5CBA}">
  <ds:schemaRefs>
    <ds:schemaRef ds:uri="http://schemas.microsoft.com/office/2006/metadata/properties"/>
  </ds:schemaRefs>
</ds:datastoreItem>
</file>

<file path=customXml/itemProps4.xml><?xml version="1.0" encoding="utf-8"?>
<ds:datastoreItem xmlns:ds="http://schemas.openxmlformats.org/officeDocument/2006/customXml" ds:itemID="{38EF4F8E-02F1-498D-9162-C76EDFB9C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5B53139-D6D8-4789-9C13-870B1239EE28}">
  <ds:schemaRefs>
    <ds:schemaRef ds:uri="http://schemas.microsoft.com/sharepoint/events"/>
  </ds:schemaRefs>
</ds:datastoreItem>
</file>

<file path=customXml/itemProps6.xml><?xml version="1.0" encoding="utf-8"?>
<ds:datastoreItem xmlns:ds="http://schemas.openxmlformats.org/officeDocument/2006/customXml" ds:itemID="{6EBBBDD2-01AF-4327-8A1C-37262290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DeltekTechnical2012</Template>
  <TotalTime>29</TotalTime>
  <Pages>5</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Deltek,  Inc.</Company>
  <LinksUpToDate>false</LinksUpToDate>
  <CharactersWithSpaces>3814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scott robinson</dc:creator>
  <cp:lastModifiedBy>Samantha Lippett</cp:lastModifiedBy>
  <cp:revision>5</cp:revision>
  <cp:lastPrinted>2017-09-07T16:48:00Z</cp:lastPrinted>
  <dcterms:created xsi:type="dcterms:W3CDTF">2017-09-18T20:43:00Z</dcterms:created>
  <dcterms:modified xsi:type="dcterms:W3CDTF">2017-10-11T02:15:00Z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0x010100662A81717478AD4D83089E8895D35AB5</vt:lpwstr>
  </property>
  <property fmtid="{D5CDD505-2E9C-101B-9397-08002B2CF9AE}" pid="3" name="_dlc_DocIdItemGuid">
    <vt:lpwstr>fab4e6f9-1398-4f33-87cf-979b9e1412a0</vt:lpwstr>
  </property>
  <property fmtid="{D5CDD505-2E9C-101B-9397-08002B2CF9AE}" pid="4" name="_dlc_DocId">
    <vt:lpwstr>FUV5M3FAFS4U-98-86</vt:lpwstr>
  </property>
  <property fmtid="{D5CDD505-2E9C-101B-9397-08002B2CF9AE}" pid="5" name="_dlc_DocIdUrl">
    <vt:lpwstr>http://sharepoint.deltek.com/psm/CloudOperations/_layouts/DocIdRedir.aspx?ID=FUV5M3FAFS4U-98-86FUV5M3FAFS4U-98-86, </vt:lpwstr>
  </property>
  <property fmtid="{D5CDD505-2E9C-101B-9397-08002B2CF9AE}" pid="6" name="Order">
    <vt:r8>1608300</vt:r8>
  </property>
  <property fmtid="{D5CDD505-2E9C-101B-9397-08002B2CF9AE}" pid="7" name="xd_ProgID">
    <vt:lpwstr/>
  </property>
  <property fmtid="{D5CDD505-2E9C-101B-9397-08002B2CF9AE}" pid="8" name="TemplateUrl">
    <vt:lpwstr/>
  </property>
</Properties>
</file>